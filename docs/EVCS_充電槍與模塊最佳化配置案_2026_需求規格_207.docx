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D417" w14:textId="78916D6C" w:rsidR="00D74E0B" w:rsidRPr="00AD6435" w:rsidRDefault="00DF608A" w:rsidP="00AD6435">
      <w:pPr>
        <w:pStyle w:val="ad"/>
        <w:spacing w:line="276" w:lineRule="auto"/>
        <w:ind w:right="92"/>
        <w:jc w:val="center"/>
        <w:rPr>
          <w:rFonts w:ascii="Times New Roman" w:hAnsi="Times New Roman"/>
          <w:color w:val="auto"/>
          <w:sz w:val="48"/>
          <w:lang w:eastAsia="zh-TW"/>
        </w:rPr>
      </w:pPr>
      <w:r>
        <w:rPr>
          <w:rFonts w:ascii="Times New Roman" w:hAnsi="Times New Roman" w:hint="eastAsia"/>
          <w:color w:val="auto"/>
          <w:sz w:val="48"/>
          <w:lang w:eastAsia="zh-TW"/>
        </w:rPr>
        <w:t>??</w:t>
      </w:r>
      <w:r w:rsidR="00D90F5C">
        <w:rPr>
          <w:rFonts w:ascii="Times New Roman" w:hAnsi="Times New Roman" w:hint="eastAsia"/>
          <w:color w:val="auto"/>
          <w:sz w:val="48"/>
          <w:lang w:eastAsia="zh-TW"/>
        </w:rPr>
        <w:t>電子</w:t>
      </w:r>
    </w:p>
    <w:p w14:paraId="17BD49FA" w14:textId="77777777" w:rsidR="00D74E0B" w:rsidRPr="00097D38" w:rsidRDefault="003E601E">
      <w:pPr>
        <w:spacing w:before="800" w:after="1200"/>
        <w:jc w:val="center"/>
      </w:pPr>
      <w:r>
        <w:rPr>
          <w:rFonts w:hint="eastAsia"/>
          <w:b/>
          <w:bCs/>
          <w:sz w:val="48"/>
          <w:szCs w:val="48"/>
        </w:rPr>
        <w:t>(EVCS_充電槍與模塊最佳化配置案_2026) 4-1-1. New Technology Performance Spec</w:t>
      </w:r>
    </w:p>
    <w:p w14:paraId="53CBCA92" w14:textId="77777777" w:rsidR="00D74E0B" w:rsidRDefault="00000000" w:rsidP="003E601E">
      <w:pPr>
        <w:spacing w:before="200"/>
        <w:jc w:val="center"/>
      </w:pPr>
      <w:r>
        <w:t>Author: Sonny</w:t>
      </w:r>
    </w:p>
    <w:p w14:paraId="4C271935" w14:textId="01173546" w:rsidR="00D74E0B" w:rsidRDefault="00000000" w:rsidP="00AD6435">
      <w:pPr>
        <w:spacing w:before="200"/>
        <w:jc w:val="center"/>
      </w:pPr>
      <w:r>
        <w:t xml:space="preserve">Version: </w:t>
      </w:r>
      <w:r>
        <w:rPr>
          <w:rFonts w:hint="eastAsia"/>
        </w:rPr>
        <w:t>2</w:t>
      </w:r>
      <w:r>
        <w:t>.0.</w:t>
      </w:r>
      <w:r w:rsidR="00AF2A4F">
        <w:rPr>
          <w:rFonts w:hint="eastAsia"/>
        </w:rPr>
        <w:t>7</w:t>
      </w:r>
    </w:p>
    <w:p w14:paraId="12FEDBC0" w14:textId="3221B88A" w:rsidR="00D74E0B" w:rsidRDefault="00AD6435">
      <w:pPr>
        <w:spacing w:before="800"/>
        <w:jc w:val="center"/>
      </w:pPr>
      <w:r>
        <w:rPr>
          <w:i/>
          <w:iCs/>
          <w:sz w:val="20"/>
          <w:szCs w:val="20"/>
        </w:rPr>
        <w:t>Confidential</w:t>
      </w:r>
    </w:p>
    <w:p w14:paraId="564111E4" w14:textId="77777777" w:rsidR="00D74E0B" w:rsidRDefault="00000000">
      <w:r>
        <w:br w:type="page"/>
      </w:r>
    </w:p>
    <w:p w14:paraId="19583A10" w14:textId="77777777" w:rsidR="00D74E0B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56"/>
        <w:gridCol w:w="1932"/>
        <w:gridCol w:w="2895"/>
        <w:gridCol w:w="2233"/>
      </w:tblGrid>
      <w:tr w:rsidR="00456F36" w14:paraId="7272C9D5" w14:textId="77777777" w:rsidTr="00EF0888">
        <w:trPr>
          <w:tblHeader/>
        </w:trPr>
        <w:tc>
          <w:tcPr>
            <w:tcW w:w="1956" w:type="dxa"/>
            <w:shd w:val="clear" w:color="auto" w:fill="D5E8F0"/>
          </w:tcPr>
          <w:p w14:paraId="68B8304E" w14:textId="77777777" w:rsidR="00D74E0B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932" w:type="dxa"/>
            <w:shd w:val="clear" w:color="auto" w:fill="D5E8F0"/>
          </w:tcPr>
          <w:p w14:paraId="7D221EE3" w14:textId="77777777" w:rsidR="00D74E0B" w:rsidRDefault="00000000">
            <w:pPr>
              <w:jc w:val="center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2895" w:type="dxa"/>
            <w:shd w:val="clear" w:color="auto" w:fill="D5E8F0"/>
          </w:tcPr>
          <w:p w14:paraId="2107E2A7" w14:textId="77777777" w:rsidR="00D74E0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3" w:type="dxa"/>
            <w:shd w:val="clear" w:color="auto" w:fill="D5E8F0"/>
          </w:tcPr>
          <w:p w14:paraId="468EE1A1" w14:textId="77777777" w:rsidR="00D74E0B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</w:tr>
      <w:tr w:rsidR="00456F36" w14:paraId="5D403BDD" w14:textId="77777777" w:rsidTr="00EF0888">
        <w:tc>
          <w:tcPr>
            <w:tcW w:w="1956" w:type="dxa"/>
          </w:tcPr>
          <w:p w14:paraId="38B5E33F" w14:textId="77777777" w:rsidR="00D74E0B" w:rsidRDefault="00000000">
            <w:pPr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/</w:t>
            </w:r>
            <w:r>
              <w:rPr>
                <w:rFonts w:hint="eastAsia"/>
              </w:rPr>
              <w:t>7</w:t>
            </w:r>
            <w:r>
              <w:t>/</w:t>
            </w:r>
            <w:r>
              <w:rPr>
                <w:rFonts w:hint="eastAsia"/>
              </w:rPr>
              <w:t>24</w:t>
            </w:r>
          </w:p>
        </w:tc>
        <w:tc>
          <w:tcPr>
            <w:tcW w:w="1932" w:type="dxa"/>
          </w:tcPr>
          <w:p w14:paraId="34DBACE6" w14:textId="77777777" w:rsidR="00D74E0B" w:rsidRDefault="00F04225">
            <w:pPr>
              <w:jc w:val="center"/>
            </w:pPr>
            <w:r>
              <w:rPr>
                <w:rFonts w:hint="eastAsia"/>
              </w:rPr>
              <w:t>2</w:t>
            </w:r>
            <w:r>
              <w:t>.0.</w:t>
            </w:r>
            <w:r>
              <w:rPr>
                <w:rFonts w:hint="eastAsia"/>
              </w:rPr>
              <w:t>1</w:t>
            </w:r>
          </w:p>
        </w:tc>
        <w:tc>
          <w:tcPr>
            <w:tcW w:w="2895" w:type="dxa"/>
          </w:tcPr>
          <w:p w14:paraId="6A84B231" w14:textId="77777777" w:rsidR="00D74E0B" w:rsidRDefault="00000000">
            <w:r>
              <w:t>Initial</w:t>
            </w:r>
            <w:r>
              <w:rPr>
                <w:rFonts w:hint="eastAsia"/>
              </w:rPr>
              <w:t xml:space="preserve"> </w:t>
            </w:r>
            <w:r>
              <w:t>technical specification document</w:t>
            </w:r>
          </w:p>
        </w:tc>
        <w:tc>
          <w:tcPr>
            <w:tcW w:w="2233" w:type="dxa"/>
          </w:tcPr>
          <w:p w14:paraId="7FB4FC4E" w14:textId="77777777" w:rsidR="00D74E0B" w:rsidRDefault="00000000">
            <w:pPr>
              <w:jc w:val="center"/>
            </w:pPr>
            <w:r>
              <w:t>Sonny</w:t>
            </w:r>
            <w:r>
              <w:rPr>
                <w:rFonts w:hint="eastAsia"/>
              </w:rPr>
              <w:t xml:space="preserve"> Lee</w:t>
            </w:r>
          </w:p>
        </w:tc>
      </w:tr>
      <w:tr w:rsidR="00456F36" w14:paraId="0FC18D4B" w14:textId="77777777" w:rsidTr="00EF0888">
        <w:tc>
          <w:tcPr>
            <w:tcW w:w="1956" w:type="dxa"/>
          </w:tcPr>
          <w:p w14:paraId="04456D1F" w14:textId="77777777" w:rsidR="0059104B" w:rsidRDefault="00FF2F00">
            <w:pPr>
              <w:jc w:val="center"/>
            </w:pPr>
            <w:r>
              <w:rPr>
                <w:rFonts w:hint="eastAsia"/>
              </w:rPr>
              <w:t>2026/7/30</w:t>
            </w:r>
          </w:p>
        </w:tc>
        <w:tc>
          <w:tcPr>
            <w:tcW w:w="1932" w:type="dxa"/>
          </w:tcPr>
          <w:p w14:paraId="7677FDF3" w14:textId="77777777" w:rsidR="0059104B" w:rsidRDefault="00F04225">
            <w:pPr>
              <w:jc w:val="center"/>
            </w:pPr>
            <w:r>
              <w:rPr>
                <w:rFonts w:hint="eastAsia"/>
              </w:rPr>
              <w:t>2.0.2</w:t>
            </w:r>
          </w:p>
        </w:tc>
        <w:tc>
          <w:tcPr>
            <w:tcW w:w="2895" w:type="dxa"/>
          </w:tcPr>
          <w:p w14:paraId="74563C40" w14:textId="77777777" w:rsidR="0059104B" w:rsidRDefault="00FF2F00" w:rsidP="008D7D7A">
            <w:r>
              <w:rPr>
                <w:rFonts w:hint="eastAsia"/>
              </w:rPr>
              <w:t>修正來車起充模塊分配條件</w:t>
            </w:r>
          </w:p>
        </w:tc>
        <w:tc>
          <w:tcPr>
            <w:tcW w:w="2233" w:type="dxa"/>
          </w:tcPr>
          <w:p w14:paraId="2B524F86" w14:textId="77777777" w:rsidR="0059104B" w:rsidRDefault="00FF2F00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7BBB084F" w14:textId="77777777" w:rsidTr="00EF0888">
        <w:tc>
          <w:tcPr>
            <w:tcW w:w="1956" w:type="dxa"/>
          </w:tcPr>
          <w:p w14:paraId="0F561FE9" w14:textId="77777777" w:rsidR="003E601E" w:rsidRDefault="00F04225">
            <w:pPr>
              <w:jc w:val="center"/>
            </w:pPr>
            <w:r>
              <w:rPr>
                <w:rFonts w:hint="eastAsia"/>
              </w:rPr>
              <w:t>2026/8/11</w:t>
            </w:r>
          </w:p>
        </w:tc>
        <w:tc>
          <w:tcPr>
            <w:tcW w:w="1932" w:type="dxa"/>
          </w:tcPr>
          <w:p w14:paraId="7612E0D1" w14:textId="77777777" w:rsidR="003E601E" w:rsidRDefault="00F04225">
            <w:pPr>
              <w:jc w:val="center"/>
            </w:pPr>
            <w:r>
              <w:rPr>
                <w:rFonts w:hint="eastAsia"/>
              </w:rPr>
              <w:t>2.0.3</w:t>
            </w:r>
          </w:p>
        </w:tc>
        <w:tc>
          <w:tcPr>
            <w:tcW w:w="2895" w:type="dxa"/>
          </w:tcPr>
          <w:p w14:paraId="4D47B473" w14:textId="77777777" w:rsidR="003E601E" w:rsidRDefault="00F04225">
            <w:r>
              <w:rPr>
                <w:rFonts w:hint="eastAsia"/>
              </w:rPr>
              <w:t>依組長建議修改</w:t>
            </w:r>
          </w:p>
          <w:p w14:paraId="52E289CD" w14:textId="77777777" w:rsidR="00F04225" w:rsidRDefault="00F04225">
            <w:r>
              <w:rPr>
                <w:rFonts w:hint="eastAsia"/>
              </w:rPr>
              <w:t>新增N階REC BD借電</w:t>
            </w:r>
          </w:p>
        </w:tc>
        <w:tc>
          <w:tcPr>
            <w:tcW w:w="2233" w:type="dxa"/>
          </w:tcPr>
          <w:p w14:paraId="57CD5822" w14:textId="77777777" w:rsidR="003E601E" w:rsidRDefault="006C31EA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7C45D0C1" w14:textId="77777777" w:rsidTr="00EF0888">
        <w:tc>
          <w:tcPr>
            <w:tcW w:w="1956" w:type="dxa"/>
          </w:tcPr>
          <w:p w14:paraId="513AB77C" w14:textId="77777777" w:rsidR="00977A88" w:rsidRDefault="00450701">
            <w:pPr>
              <w:jc w:val="center"/>
            </w:pPr>
            <w:r>
              <w:rPr>
                <w:rFonts w:hint="eastAsia"/>
              </w:rPr>
              <w:t>2026/8/16</w:t>
            </w:r>
          </w:p>
        </w:tc>
        <w:tc>
          <w:tcPr>
            <w:tcW w:w="1932" w:type="dxa"/>
          </w:tcPr>
          <w:p w14:paraId="549DE264" w14:textId="77777777" w:rsidR="00977A88" w:rsidRDefault="00450701">
            <w:pPr>
              <w:jc w:val="center"/>
            </w:pPr>
            <w:r>
              <w:rPr>
                <w:rFonts w:hint="eastAsia"/>
              </w:rPr>
              <w:t>2.0.4</w:t>
            </w:r>
          </w:p>
        </w:tc>
        <w:tc>
          <w:tcPr>
            <w:tcW w:w="2895" w:type="dxa"/>
          </w:tcPr>
          <w:p w14:paraId="48030812" w14:textId="77777777" w:rsidR="00977A88" w:rsidRDefault="00450701">
            <w:r>
              <w:t>N_MAX_HOP 提升為組態項目，支援一階與 N 階借電之組態切換</w:t>
            </w:r>
          </w:p>
        </w:tc>
        <w:tc>
          <w:tcPr>
            <w:tcW w:w="2233" w:type="dxa"/>
          </w:tcPr>
          <w:p w14:paraId="37596A0A" w14:textId="77777777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2EA5B059" w14:textId="77777777" w:rsidTr="00EF0888">
        <w:tc>
          <w:tcPr>
            <w:tcW w:w="1956" w:type="dxa"/>
          </w:tcPr>
          <w:p w14:paraId="1D667520" w14:textId="77777777" w:rsidR="00977A88" w:rsidRDefault="00450701">
            <w:pPr>
              <w:jc w:val="center"/>
            </w:pPr>
            <w:r>
              <w:rPr>
                <w:rFonts w:hint="eastAsia"/>
              </w:rPr>
              <w:t>2026/8/21</w:t>
            </w:r>
          </w:p>
        </w:tc>
        <w:tc>
          <w:tcPr>
            <w:tcW w:w="1932" w:type="dxa"/>
          </w:tcPr>
          <w:p w14:paraId="7EA80D96" w14:textId="77777777" w:rsidR="00977A88" w:rsidRDefault="00450701">
            <w:pPr>
              <w:jc w:val="center"/>
            </w:pPr>
            <w:r>
              <w:rPr>
                <w:rFonts w:hint="eastAsia"/>
              </w:rPr>
              <w:t>2.0.5</w:t>
            </w:r>
          </w:p>
        </w:tc>
        <w:tc>
          <w:tcPr>
            <w:tcW w:w="2895" w:type="dxa"/>
          </w:tcPr>
          <w:p w14:paraId="101E1FD7" w14:textId="77777777" w:rsidR="00977A88" w:rsidRDefault="00450701">
            <w:r>
              <w:t>依 2.0.4 審查意見修訂：組態定義（N_MODULE(g)）、交互參照、3.2／3.4–3.7 條文釐清與性能指標補充</w:t>
            </w:r>
          </w:p>
        </w:tc>
        <w:tc>
          <w:tcPr>
            <w:tcW w:w="2233" w:type="dxa"/>
          </w:tcPr>
          <w:p w14:paraId="6EB847C1" w14:textId="77777777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298F876F" w14:textId="77777777" w:rsidTr="00EF0888">
        <w:tc>
          <w:tcPr>
            <w:tcW w:w="1956" w:type="dxa"/>
          </w:tcPr>
          <w:p w14:paraId="256B1C47" w14:textId="77777777" w:rsidR="00977A88" w:rsidRDefault="00450701">
            <w:pPr>
              <w:jc w:val="center"/>
            </w:pPr>
            <w:r>
              <w:rPr>
                <w:rFonts w:hint="eastAsia"/>
              </w:rPr>
              <w:t>2026/8/27</w:t>
            </w:r>
          </w:p>
        </w:tc>
        <w:tc>
          <w:tcPr>
            <w:tcW w:w="1932" w:type="dxa"/>
          </w:tcPr>
          <w:p w14:paraId="19289062" w14:textId="77777777" w:rsidR="00977A88" w:rsidRDefault="00450701">
            <w:pPr>
              <w:jc w:val="center"/>
            </w:pPr>
            <w:r>
              <w:rPr>
                <w:rFonts w:hint="eastAsia"/>
              </w:rPr>
              <w:t>2.0.6</w:t>
            </w:r>
          </w:p>
        </w:tc>
        <w:tc>
          <w:tcPr>
            <w:tcW w:w="2895" w:type="dxa"/>
          </w:tcPr>
          <w:p w14:paraId="4437C91B" w14:textId="72AB8EAC" w:rsidR="00977A88" w:rsidRDefault="00450701">
            <w:r>
              <w:t>情境判定改採「可釋出」狀態判準；移除借電次數計數；新增可釋出定義與外借不召回原則之整合</w:t>
            </w:r>
          </w:p>
        </w:tc>
        <w:tc>
          <w:tcPr>
            <w:tcW w:w="2233" w:type="dxa"/>
          </w:tcPr>
          <w:p w14:paraId="2B2AF1EB" w14:textId="77777777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5A48F9" w14:paraId="1ACFAEA9" w14:textId="77777777" w:rsidTr="00EF0888">
        <w:tc>
          <w:tcPr>
            <w:tcW w:w="1956" w:type="dxa"/>
          </w:tcPr>
          <w:p w14:paraId="3799FFE1" w14:textId="4C410965" w:rsidR="005A48F9" w:rsidRDefault="005A48F9">
            <w:pPr>
              <w:jc w:val="center"/>
            </w:pPr>
            <w:r w:rsidRPr="005A48F9">
              <w:t>2026/8/2</w:t>
            </w:r>
            <w:r>
              <w:rPr>
                <w:rFonts w:hint="eastAsia"/>
              </w:rPr>
              <w:t>8</w:t>
            </w:r>
          </w:p>
        </w:tc>
        <w:tc>
          <w:tcPr>
            <w:tcW w:w="1932" w:type="dxa"/>
          </w:tcPr>
          <w:p w14:paraId="29FA2166" w14:textId="27768FA6" w:rsidR="005A48F9" w:rsidRDefault="005A48F9">
            <w:pPr>
              <w:jc w:val="center"/>
            </w:pPr>
            <w:r>
              <w:rPr>
                <w:rFonts w:hint="eastAsia"/>
              </w:rPr>
              <w:t>2.0.7</w:t>
            </w:r>
          </w:p>
        </w:tc>
        <w:tc>
          <w:tcPr>
            <w:tcW w:w="2895" w:type="dxa"/>
          </w:tcPr>
          <w:p w14:paraId="7BE0048B" w14:textId="4E8192F8" w:rsidR="005A48F9" w:rsidRDefault="005A48F9">
            <w:r w:rsidRPr="005A48F9">
              <w:t>依組長建議修改</w:t>
            </w:r>
            <w:r w:rsidR="004F0802">
              <w:rPr>
                <w:rFonts w:hint="eastAsia"/>
              </w:rPr>
              <w:t>3.2 /</w:t>
            </w:r>
            <w:r>
              <w:rPr>
                <w:rFonts w:hint="eastAsia"/>
              </w:rPr>
              <w:t>3.4</w:t>
            </w:r>
          </w:p>
        </w:tc>
        <w:tc>
          <w:tcPr>
            <w:tcW w:w="2233" w:type="dxa"/>
          </w:tcPr>
          <w:p w14:paraId="5C1B3511" w14:textId="22090598" w:rsidR="005A48F9" w:rsidRDefault="005A48F9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</w:tbl>
    <w:p w14:paraId="024B769C" w14:textId="77777777" w:rsidR="009F6DBD" w:rsidRPr="009F6DBD" w:rsidRDefault="009F6DBD" w:rsidP="009F6DBD">
      <w:pPr>
        <w:spacing w:before="240" w:after="2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Document Review Record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77"/>
        <w:gridCol w:w="1675"/>
        <w:gridCol w:w="3189"/>
        <w:gridCol w:w="2075"/>
      </w:tblGrid>
      <w:tr w:rsidR="009F6DBD" w:rsidRPr="009F6DBD" w14:paraId="3B402900" w14:textId="77777777" w:rsidTr="009F6DBD">
        <w:trPr>
          <w:tblHeader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411E483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Revision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5D784504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9FC899C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Reviewer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183819BD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Notes</w:t>
            </w:r>
          </w:p>
        </w:tc>
      </w:tr>
      <w:tr w:rsidR="009F6DBD" w:rsidRPr="009F6DBD" w14:paraId="72532219" w14:textId="77777777" w:rsidTr="00435A1C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A777" w14:textId="2E5F7F76" w:rsidR="009F6DBD" w:rsidRPr="009F6DBD" w:rsidRDefault="00EB63C4" w:rsidP="009F6DBD">
            <w:pPr>
              <w:jc w:val="center"/>
            </w:pPr>
            <w:r>
              <w:rPr>
                <w:rFonts w:hint="eastAsia"/>
              </w:rPr>
              <w:t>2.0.7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3820" w14:textId="2F9E7CCF" w:rsidR="009F6DBD" w:rsidRPr="009F6DBD" w:rsidRDefault="00EB63C4" w:rsidP="009F6DBD">
            <w:pPr>
              <w:jc w:val="center"/>
            </w:pPr>
            <w:r>
              <w:rPr>
                <w:rFonts w:hint="eastAsia"/>
              </w:rPr>
              <w:t>2026/8/28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10CB" w14:textId="1314729F" w:rsidR="009F6DBD" w:rsidRPr="009F6DBD" w:rsidRDefault="00EB63C4" w:rsidP="009F6DBD">
            <w:pPr>
              <w:jc w:val="center"/>
            </w:pPr>
            <w:r>
              <w:rPr>
                <w:rFonts w:hint="eastAsia"/>
              </w:rPr>
              <w:t>Chilung Wang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2E89" w14:textId="35358F6A" w:rsidR="009F6DBD" w:rsidRPr="009F6DBD" w:rsidRDefault="00EB63C4" w:rsidP="009F6DBD">
            <w:r>
              <w:rPr>
                <w:rFonts w:hint="eastAsia"/>
              </w:rPr>
              <w:t>Approve</w:t>
            </w:r>
          </w:p>
        </w:tc>
      </w:tr>
    </w:tbl>
    <w:p w14:paraId="7A4FFB3C" w14:textId="77777777" w:rsidR="00BE0400" w:rsidRDefault="00BE0400"/>
    <w:p w14:paraId="69662B33" w14:textId="77777777" w:rsidR="0059104B" w:rsidRDefault="0059104B"/>
    <w:p w14:paraId="0F942DDB" w14:textId="77777777" w:rsidR="0059104B" w:rsidRDefault="0059104B"/>
    <w:p w14:paraId="42AFD45E" w14:textId="77777777" w:rsidR="0059104B" w:rsidRDefault="0059104B"/>
    <w:p w14:paraId="6E73019F" w14:textId="77777777" w:rsidR="0059104B" w:rsidRDefault="0059104B"/>
    <w:p w14:paraId="4D122B0B" w14:textId="77777777" w:rsidR="0059104B" w:rsidRDefault="0059104B"/>
    <w:p w14:paraId="70ED5239" w14:textId="77777777" w:rsidR="00D74E0B" w:rsidRDefault="00000000" w:rsidP="00265E27">
      <w:pPr>
        <w:spacing w:before="240" w:after="240"/>
        <w:jc w:val="center"/>
      </w:pPr>
      <w:r>
        <w:rPr>
          <w:b/>
          <w:bCs/>
          <w:sz w:val="28"/>
          <w:szCs w:val="28"/>
        </w:rPr>
        <w:lastRenderedPageBreak/>
        <w:t>目錄</w:t>
      </w:r>
    </w:p>
    <w:sdt>
      <w:sdtPr>
        <w:rPr>
          <w:rFonts w:cs="標楷體"/>
          <w:szCs w:val="24"/>
        </w:rPr>
        <w:alias w:val="Table of Contents"/>
        <w:id w:val="1615555132"/>
      </w:sdtPr>
      <w:sdtContent>
        <w:p w14:paraId="1E7959CF" w14:textId="488F4E14" w:rsidR="008E32AA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34576" w:history="1">
            <w:r w:rsidR="008E32AA" w:rsidRPr="009E760B">
              <w:rPr>
                <w:rStyle w:val="a5"/>
                <w:noProof/>
              </w:rPr>
              <w:t>引言</w:t>
            </w:r>
            <w:r w:rsidR="008E32AA">
              <w:rPr>
                <w:noProof/>
              </w:rPr>
              <w:tab/>
            </w:r>
            <w:r w:rsidR="008E32AA">
              <w:rPr>
                <w:noProof/>
              </w:rPr>
              <w:fldChar w:fldCharType="begin"/>
            </w:r>
            <w:r w:rsidR="008E32AA">
              <w:rPr>
                <w:noProof/>
              </w:rPr>
              <w:instrText xml:space="preserve"> PAGEREF _Toc238734576 \h </w:instrText>
            </w:r>
            <w:r w:rsidR="008E32AA">
              <w:rPr>
                <w:noProof/>
              </w:rPr>
            </w:r>
            <w:r w:rsidR="008E32AA">
              <w:rPr>
                <w:noProof/>
              </w:rPr>
              <w:fldChar w:fldCharType="separate"/>
            </w:r>
            <w:r w:rsidR="00FB3C1E">
              <w:rPr>
                <w:noProof/>
              </w:rPr>
              <w:t>4</w:t>
            </w:r>
            <w:r w:rsidR="008E32AA">
              <w:rPr>
                <w:noProof/>
              </w:rPr>
              <w:fldChar w:fldCharType="end"/>
            </w:r>
          </w:hyperlink>
        </w:p>
        <w:p w14:paraId="30770FED" w14:textId="414F0190" w:rsidR="008E32AA" w:rsidRDefault="008E32A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77" w:history="1">
            <w:r w:rsidRPr="009E760B">
              <w:rPr>
                <w:rStyle w:val="a5"/>
                <w:noProof/>
              </w:rPr>
              <w:t>1. 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AAB3A3" w14:textId="05687AB4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78" w:history="1">
            <w:r w:rsidRPr="009E760B">
              <w:rPr>
                <w:rStyle w:val="a5"/>
                <w:noProof/>
              </w:rPr>
              <w:t>1.1專案目標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BA6B6D" w14:textId="3C16C310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79" w:history="1">
            <w:r w:rsidRPr="009E760B">
              <w:rPr>
                <w:rStyle w:val="a5"/>
                <w:noProof/>
              </w:rPr>
              <w:t>1.2交付產出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B80E11" w14:textId="58A668D8" w:rsidR="008E32AA" w:rsidRDefault="008E32A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0" w:history="1">
            <w:r w:rsidRPr="009E760B">
              <w:rPr>
                <w:rStyle w:val="a5"/>
                <w:noProof/>
              </w:rPr>
              <w:t>2. 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005102" w14:textId="590DB7DE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1" w:history="1">
            <w:r w:rsidRPr="009E760B">
              <w:rPr>
                <w:rStyle w:val="a5"/>
                <w:noProof/>
              </w:rPr>
              <w:t>2.1整體結構與可組態範圍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30815B" w14:textId="4C025EE0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2" w:history="1">
            <w:r w:rsidRPr="009E760B">
              <w:rPr>
                <w:rStyle w:val="a5"/>
                <w:noProof/>
              </w:rPr>
              <w:t>2.2模組群組配置與環形拓撲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DF72C7" w14:textId="2836A615" w:rsidR="008E32AA" w:rsidRDefault="008E32A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3" w:history="1">
            <w:r w:rsidRPr="009E760B">
              <w:rPr>
                <w:rStyle w:val="a5"/>
                <w:noProof/>
              </w:rPr>
              <w:t>3. 需求分析與限制條件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42F34A" w14:textId="038AFE15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4" w:history="1">
            <w:r w:rsidRPr="009E760B">
              <w:rPr>
                <w:rStyle w:val="a5"/>
                <w:noProof/>
              </w:rPr>
              <w:t>3.1功率運算基準與名詞定義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7C4428" w14:textId="68C2C5C8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5" w:history="1">
            <w:r w:rsidRPr="009E760B">
              <w:rPr>
                <w:rStyle w:val="a5"/>
                <w:noProof/>
              </w:rPr>
              <w:t>3.2來車事件與起充保底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4FB06A" w14:textId="021AF071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6" w:history="1">
            <w:r w:rsidRPr="009E760B">
              <w:rPr>
                <w:rStyle w:val="a5"/>
                <w:noProof/>
              </w:rPr>
              <w:t>3.3借電觸發條件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2F8BFB" w14:textId="067ED3D2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7" w:history="1">
            <w:r w:rsidRPr="009E760B">
              <w:rPr>
                <w:rStyle w:val="a5"/>
                <w:noProof/>
              </w:rPr>
              <w:t>3.4借出單位限制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19DBE0" w14:textId="2F2DB7C0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8" w:history="1">
            <w:r w:rsidRPr="009E760B">
              <w:rPr>
                <w:rStyle w:val="a5"/>
                <w:noProof/>
              </w:rPr>
              <w:t>3.5借電成立條件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14E2FC" w14:textId="18DB7554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89" w:history="1">
            <w:r w:rsidRPr="009E760B">
              <w:rPr>
                <w:rStyle w:val="a5"/>
                <w:noProof/>
              </w:rPr>
              <w:t>3.6 N階跨 REC BD借電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54C9BE" w14:textId="3D1D82F3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90" w:history="1">
            <w:r w:rsidRPr="009E760B">
              <w:rPr>
                <w:rStyle w:val="a5"/>
                <w:noProof/>
              </w:rPr>
              <w:t>3.7被動式調整功率原則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CC62F4" w14:textId="73DE3329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91" w:history="1">
            <w:r w:rsidRPr="009E760B">
              <w:rPr>
                <w:rStyle w:val="a5"/>
                <w:noProof/>
              </w:rPr>
              <w:t>3.8系統參數與硬體限制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FCF7D2" w14:textId="427328BA" w:rsidR="008E32AA" w:rsidRDefault="008E32A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92" w:history="1">
            <w:r w:rsidRPr="009E760B">
              <w:rPr>
                <w:rStyle w:val="a5"/>
                <w:noProof/>
              </w:rPr>
              <w:t>4. 性能指標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BBEA36" w14:textId="0244FB3A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93" w:history="1">
            <w:r w:rsidRPr="009E760B">
              <w:rPr>
                <w:rStyle w:val="a5"/>
                <w:noProof/>
              </w:rPr>
              <w:t>4.1 演算法正確性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14F8EE" w14:textId="181FB73D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94" w:history="1">
            <w:r w:rsidRPr="009E760B">
              <w:rPr>
                <w:rStyle w:val="a5"/>
                <w:noProof/>
              </w:rPr>
              <w:t>4.2 穩定性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9E77BD" w14:textId="442BC2A1" w:rsidR="008E32AA" w:rsidRDefault="008E32AA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34595" w:history="1">
            <w:r w:rsidRPr="009E760B">
              <w:rPr>
                <w:rStyle w:val="a5"/>
                <w:noProof/>
              </w:rPr>
              <w:t>4.3 可維護性與可移植性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C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F9AA10" w14:textId="296446C2" w:rsidR="00D74E0B" w:rsidRDefault="00000000">
          <w:r>
            <w:fldChar w:fldCharType="end"/>
          </w:r>
        </w:p>
      </w:sdtContent>
    </w:sdt>
    <w:p w14:paraId="10FE2EE9" w14:textId="77777777" w:rsidR="00CA4035" w:rsidRDefault="003C258F" w:rsidP="003C258F">
      <w:pPr>
        <w:spacing w:before="240" w:after="240"/>
        <w:jc w:val="center"/>
      </w:pPr>
      <w:r>
        <w:rPr>
          <w:rFonts w:hint="eastAsia"/>
        </w:rPr>
        <w:t>圖表目錄</w:t>
      </w:r>
    </w:p>
    <w:p w14:paraId="50A8BC82" w14:textId="1783B303" w:rsidR="009702B2" w:rsidRDefault="000F42A8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"表" </w:instrText>
      </w:r>
      <w:r>
        <w:fldChar w:fldCharType="separate"/>
      </w:r>
      <w:hyperlink w:anchor="_Toc238719386" w:history="1">
        <w:r>
          <w:rPr>
            <w:rStyle w:val="a5"/>
            <w:noProof/>
          </w:rPr>
          <w:t>表 1:系統組態設置(一)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C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549AEB" w14:textId="7E77A1D3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87" w:history="1">
        <w:r>
          <w:rPr>
            <w:rStyle w:val="a5"/>
            <w:noProof/>
          </w:rPr>
          <w:t>表 2:系統組態設置(二)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C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C82573" w14:textId="262F9D0C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88" w:history="1">
        <w:r>
          <w:rPr>
            <w:rStyle w:val="a5"/>
            <w:noProof/>
          </w:rPr>
          <w:t>表 3:整流板與輸出端對應關係(參考組態)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C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51A530" w14:textId="196757D7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89" w:history="1">
        <w:r>
          <w:rPr>
            <w:rStyle w:val="a5"/>
            <w:noProof/>
          </w:rPr>
          <w:t>表 4:K_SHARE組態對應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C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AF862" w14:textId="7F8087BC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90" w:history="1">
        <w:r>
          <w:rPr>
            <w:rStyle w:val="a5"/>
            <w:noProof/>
          </w:rPr>
          <w:t>表 5:本版值系統參數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C1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A153E9" w14:textId="77777777" w:rsidR="009702B2" w:rsidRDefault="000F42A8" w:rsidP="00D85D79">
      <w:pPr>
        <w:widowControl/>
        <w:tabs>
          <w:tab w:val="left" w:pos="2317"/>
        </w:tabs>
        <w:rPr>
          <w:noProof/>
        </w:rPr>
      </w:pPr>
      <w:r>
        <w:rPr>
          <w:rFonts w:cs="Angsana New"/>
          <w:szCs w:val="30"/>
        </w:rPr>
        <w:fldChar w:fldCharType="end"/>
      </w:r>
      <w:r w:rsidR="0031790E">
        <w:fldChar w:fldCharType="begin"/>
      </w:r>
      <w:r>
        <w:instrText xml:space="preserve"> TOC \h \z \c "圖" </w:instrText>
      </w:r>
      <w:r w:rsidR="0031790E">
        <w:fldChar w:fldCharType="separate"/>
      </w:r>
    </w:p>
    <w:p w14:paraId="391CE258" w14:textId="0A5CAFF1" w:rsidR="009702B2" w:rsidRDefault="009702B2">
      <w:pPr>
        <w:pStyle w:val="af2"/>
        <w:tabs>
          <w:tab w:val="righ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91" w:history="1">
        <w:r>
          <w:rPr>
            <w:rStyle w:val="a5"/>
            <w:noProof/>
          </w:rPr>
          <w:t>圖 1:系統硬體架構(參考組態以4 REC BD為例)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C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DD78B" w14:textId="77777777" w:rsidR="00D74E0B" w:rsidRDefault="0031790E" w:rsidP="00265E27">
      <w:pPr>
        <w:widowControl/>
      </w:pPr>
      <w:r>
        <w:fldChar w:fldCharType="end"/>
      </w:r>
    </w:p>
    <w:p w14:paraId="4F22DC71" w14:textId="77777777" w:rsidR="0031790E" w:rsidRDefault="0031790E" w:rsidP="00265E27">
      <w:pPr>
        <w:widowControl/>
      </w:pPr>
    </w:p>
    <w:p w14:paraId="076FB917" w14:textId="77777777" w:rsidR="0031790E" w:rsidRDefault="0031790E" w:rsidP="00265E27">
      <w:pPr>
        <w:widowControl/>
      </w:pPr>
    </w:p>
    <w:p w14:paraId="641C5941" w14:textId="77777777" w:rsidR="0031790E" w:rsidRDefault="0031790E" w:rsidP="00265E27">
      <w:pPr>
        <w:widowControl/>
      </w:pPr>
    </w:p>
    <w:p w14:paraId="3234594F" w14:textId="77777777" w:rsidR="00E6203B" w:rsidRDefault="00E6203B" w:rsidP="00265E27">
      <w:pPr>
        <w:widowControl/>
      </w:pPr>
    </w:p>
    <w:p w14:paraId="15E5A6D9" w14:textId="77777777" w:rsidR="00E6203B" w:rsidRDefault="00E6203B" w:rsidP="00265E27">
      <w:pPr>
        <w:widowControl/>
      </w:pPr>
    </w:p>
    <w:p w14:paraId="4BD246E8" w14:textId="77777777" w:rsidR="00E6203B" w:rsidRDefault="00E6203B" w:rsidP="00265E27">
      <w:pPr>
        <w:widowControl/>
      </w:pPr>
    </w:p>
    <w:p w14:paraId="2E9911C5" w14:textId="77777777" w:rsidR="0031790E" w:rsidRDefault="0031790E" w:rsidP="00265E27">
      <w:pPr>
        <w:widowControl/>
      </w:pPr>
    </w:p>
    <w:p w14:paraId="414B6F69" w14:textId="77777777" w:rsidR="0031790E" w:rsidRDefault="0031790E" w:rsidP="00265E27">
      <w:pPr>
        <w:widowControl/>
      </w:pPr>
    </w:p>
    <w:p w14:paraId="05FDD582" w14:textId="77777777" w:rsidR="0031790E" w:rsidRDefault="0031790E" w:rsidP="00265E27">
      <w:pPr>
        <w:widowControl/>
      </w:pPr>
    </w:p>
    <w:p w14:paraId="75F47ED7" w14:textId="77777777" w:rsidR="00D74E0B" w:rsidRDefault="00000000" w:rsidP="00265E27">
      <w:pPr>
        <w:pStyle w:val="1"/>
        <w:jc w:val="center"/>
      </w:pPr>
      <w:bookmarkStart w:id="0" w:name="_Toc238734576"/>
      <w:r>
        <w:lastRenderedPageBreak/>
        <w:t>引言</w:t>
      </w:r>
      <w:bookmarkEnd w:id="0"/>
    </w:p>
    <w:p w14:paraId="3FB2FB29" w14:textId="77777777" w:rsidR="00D74E0B" w:rsidRDefault="00527563">
      <w:pPr>
        <w:spacing w:before="120" w:after="240"/>
      </w:pPr>
      <w:r>
        <w:t>本文件為 EVCS （Electric Vehicle Charging Station）充電槍與模塊最佳化配置案之需求規格書，說明充電站供電模組在多充電槍競用情境下之功率借調行為，界定演算法應遵循之觸發條件、成立條件與硬體限制，並訂定可供驗收之性能指標。本文件僅描述系統「應具備之行為」（WHAT），不規範程式模組切分、資料結構與實作細節（HOW），後者另於設計概念書中說明。</w:t>
      </w:r>
    </w:p>
    <w:p w14:paraId="505A33E1" w14:textId="77777777" w:rsidR="00D74E0B" w:rsidRDefault="00000000">
      <w:pPr>
        <w:pStyle w:val="1"/>
      </w:pPr>
      <w:bookmarkStart w:id="1" w:name="_Toc238734577"/>
      <w:r>
        <w:t>1. 系統概述</w:t>
      </w:r>
      <w:bookmarkEnd w:id="1"/>
    </w:p>
    <w:p w14:paraId="2F850C5E" w14:textId="77777777" w:rsidR="00D74E0B" w:rsidRDefault="00000000">
      <w:pPr>
        <w:pStyle w:val="2"/>
      </w:pPr>
      <w:bookmarkStart w:id="2" w:name="_Toc238734578"/>
      <w:r>
        <w:t>1.1專案目標</w:t>
      </w:r>
      <w:bookmarkEnd w:id="2"/>
    </w:p>
    <w:p w14:paraId="1E382C85" w14:textId="77777777" w:rsidR="00D74E0B" w:rsidRDefault="00000000">
      <w:pPr>
        <w:spacing w:before="120" w:after="120"/>
      </w:pPr>
      <w:r>
        <w:t>本專案之核心目標為：</w:t>
      </w:r>
    </w:p>
    <w:p w14:paraId="6C10B0E6" w14:textId="77777777" w:rsidR="00D74E0B" w:rsidRDefault="00000000">
      <w:pPr>
        <w:pStyle w:val="a4"/>
        <w:numPr>
          <w:ilvl w:val="0"/>
          <w:numId w:val="2"/>
        </w:numPr>
      </w:pPr>
      <w:r>
        <w:t>建構充電樁供電模組串並聯控制最佳化</w:t>
      </w:r>
    </w:p>
    <w:p w14:paraId="575F4570" w14:textId="77777777" w:rsidR="00D74E0B" w:rsidRDefault="00000000">
      <w:pPr>
        <w:pStyle w:val="a4"/>
        <w:numPr>
          <w:ilvl w:val="0"/>
          <w:numId w:val="2"/>
        </w:numPr>
      </w:pPr>
      <w:r>
        <w:t>實現基於</w:t>
      </w:r>
      <w:r>
        <w:rPr>
          <w:rFonts w:hint="eastAsia"/>
        </w:rPr>
        <w:t>系統三層式</w:t>
      </w:r>
      <w:r>
        <w:t>架構</w:t>
      </w:r>
      <w:r>
        <w:rPr>
          <w:rFonts w:hint="eastAsia"/>
        </w:rPr>
        <w:t>與貪婪演算法調整</w:t>
      </w:r>
      <w:r>
        <w:t>功率分配</w:t>
      </w:r>
    </w:p>
    <w:p w14:paraId="7CF7CA74" w14:textId="77777777" w:rsidR="00D74E0B" w:rsidRDefault="00A45FD8">
      <w:pPr>
        <w:pStyle w:val="a4"/>
        <w:numPr>
          <w:ilvl w:val="0"/>
          <w:numId w:val="2"/>
        </w:numPr>
      </w:pPr>
      <w:r>
        <w:rPr>
          <w:rFonts w:hint="eastAsia"/>
        </w:rPr>
        <w:t>基於上述以達成產品落地為最終目標</w:t>
      </w:r>
    </w:p>
    <w:p w14:paraId="491EAC24" w14:textId="77777777" w:rsidR="00D74E0B" w:rsidRDefault="00000000">
      <w:pPr>
        <w:pStyle w:val="2"/>
      </w:pPr>
      <w:bookmarkStart w:id="3" w:name="_Toc238734579"/>
      <w:r>
        <w:t>1.2交付產出</w:t>
      </w:r>
      <w:bookmarkEnd w:id="3"/>
    </w:p>
    <w:p w14:paraId="38BEBF6A" w14:textId="77777777" w:rsidR="00785F50" w:rsidRDefault="002E7422" w:rsidP="002E7422">
      <w:pPr>
        <w:spacing w:before="120" w:after="240"/>
      </w:pPr>
      <w:r>
        <w:t>本階段交付 Python 實作與驗證結果，並以可移植性為前提設計，供後續移植為 C 語言嵌入式版本</w:t>
      </w:r>
    </w:p>
    <w:p w14:paraId="08C21349" w14:textId="77777777" w:rsidR="00D74E0B" w:rsidRDefault="00000000">
      <w:pPr>
        <w:pStyle w:val="1"/>
      </w:pPr>
      <w:bookmarkStart w:id="4" w:name="_Toc238734580"/>
      <w:r>
        <w:t>2. 系統架構</w:t>
      </w:r>
      <w:bookmarkEnd w:id="4"/>
    </w:p>
    <w:p w14:paraId="186A9FD4" w14:textId="77777777" w:rsidR="00503809" w:rsidRDefault="00000000" w:rsidP="00794A29">
      <w:pPr>
        <w:pStyle w:val="2"/>
      </w:pPr>
      <w:bookmarkStart w:id="5" w:name="_Toc238734581"/>
      <w:r>
        <w:t>2.1整體結構</w:t>
      </w:r>
      <w:r>
        <w:rPr>
          <w:rFonts w:hint="eastAsia"/>
        </w:rPr>
        <w:t>與可組態範圍</w:t>
      </w:r>
      <w:bookmarkEnd w:id="5"/>
    </w:p>
    <w:p w14:paraId="4D82465B" w14:textId="77777777" w:rsidR="00EC363D" w:rsidRPr="00EC363D" w:rsidRDefault="00EC363D" w:rsidP="00EC363D">
      <w:pPr>
        <w:spacing w:before="120" w:after="120"/>
      </w:pPr>
      <w:r>
        <w:t>本系統採用分散式架構設計，由多個整流板（Rectifier Board, REC BD）構成環形拓撲，每一 REC BD 轄下配置若干模組群組（SMR Group）與充電槍（Output），形成階層式供電架構以支援功率調配。</w:t>
      </w:r>
    </w:p>
    <w:p w14:paraId="19D1EFB2" w14:textId="77777777" w:rsidR="00D74E0B" w:rsidRDefault="00EC363D" w:rsidP="00EC363D">
      <w:pPr>
        <w:spacing w:before="120" w:after="120"/>
      </w:pPr>
      <w:r>
        <w:t xml:space="preserve">系統之規模與配置為可組態（configurable），演算法不得預設任何特定組態。可組態項目、允許範圍與相依限制如下表： </w:t>
      </w:r>
    </w:p>
    <w:p w14:paraId="25E542F4" w14:textId="77777777" w:rsidR="000F42A8" w:rsidRDefault="000F42A8" w:rsidP="000F42A8">
      <w:pPr>
        <w:pStyle w:val="af1"/>
        <w:keepNext/>
      </w:pPr>
      <w:bookmarkStart w:id="6" w:name="_Toc238719386"/>
      <w:r>
        <w:t xml:space="preserve">表 </w:t>
      </w:r>
      <w:fldSimple w:instr=" SEQ 表 \* ARABIC ">
        <w:r>
          <w:rPr>
            <w:noProof/>
          </w:rPr>
          <w:t>1</w:t>
        </w:r>
      </w:fldSimple>
      <w:r>
        <w:rPr>
          <w:rFonts w:hint="eastAsia"/>
        </w:rPr>
        <w:t>:系統組態設置(一)</w:t>
      </w:r>
      <w:bookmarkEnd w:id="6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400"/>
        <w:gridCol w:w="3200"/>
      </w:tblGrid>
      <w:tr w:rsidR="00EC363D" w:rsidRPr="00EC363D" w14:paraId="56DBE297" w14:textId="77777777" w:rsidTr="00EC363D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464276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708F13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項目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2D7617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允許範圍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180DF3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相依限制</w:t>
            </w:r>
          </w:p>
        </w:tc>
      </w:tr>
      <w:tr w:rsidR="00EC363D" w:rsidRPr="00EC363D" w14:paraId="5FE2CCE5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90A75A" w14:textId="77777777" w:rsidR="00EC363D" w:rsidRPr="00EC363D" w:rsidRDefault="00EC363D" w:rsidP="00EC363D">
            <w:r>
              <w:t>P_MODULE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4710222" w14:textId="77777777" w:rsidR="00EC363D" w:rsidRPr="00EC363D" w:rsidRDefault="00EC363D" w:rsidP="00EC363D">
            <w:r>
              <w:t>SMR 模組容量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6BB568" w14:textId="77777777" w:rsidR="00EC363D" w:rsidRPr="00EC363D" w:rsidRDefault="00EC363D" w:rsidP="00EC363D">
            <w:r>
              <w:rPr>
                <w:rFonts w:hint="eastAsia"/>
              </w:rPr>
              <w:t>SMR為最小單位，固定值是</w:t>
            </w:r>
            <w:r>
              <w:t xml:space="preserve">25kW 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1B3590" w14:textId="77777777" w:rsidR="00EC363D" w:rsidRPr="00EC363D" w:rsidRDefault="00CB219B" w:rsidP="00EC363D">
            <w:r>
              <w:rPr>
                <w:rFonts w:hint="eastAsia"/>
              </w:rPr>
              <w:t>無</w:t>
            </w:r>
          </w:p>
        </w:tc>
      </w:tr>
      <w:tr w:rsidR="00EC363D" w:rsidRPr="00EC363D" w14:paraId="54F361D6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DB6980" w14:textId="77777777" w:rsidR="00EC363D" w:rsidRPr="00EC363D" w:rsidRDefault="00EC363D" w:rsidP="00EC363D">
            <w:r>
              <w:t>N_MODULE(g)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E6B1416" w14:textId="77777777" w:rsidR="00EC363D" w:rsidRPr="00EC363D" w:rsidRDefault="00EC363D" w:rsidP="00EC363D">
            <w:r>
              <w:t>第 g 個 SMR Group 之模組數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EE7FDD" w14:textId="77777777" w:rsidR="00EC363D" w:rsidRPr="00EC363D" w:rsidRDefault="00EC363D" w:rsidP="00EC363D">
            <w:r>
              <w:t>2 或 3，各 Group 得混合配置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ABFC1C" w14:textId="77777777" w:rsidR="00EC363D" w:rsidRPr="00EC363D" w:rsidRDefault="00CB219B" w:rsidP="00EC363D">
            <w:r>
              <w:t>P_GROUP(g) = N_MODULE(g</w:t>
            </w:r>
            <w:proofErr w:type="gramStart"/>
            <w:r>
              <w:t>) × P</w:t>
            </w:r>
            <w:proofErr w:type="gramEnd"/>
            <w:r>
              <w:t>_MODULE</w:t>
            </w:r>
          </w:p>
        </w:tc>
      </w:tr>
      <w:tr w:rsidR="00EC363D" w:rsidRPr="00EC363D" w14:paraId="02BCEE6E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FD3A44" w14:textId="77777777" w:rsidR="00EC363D" w:rsidRPr="00EC363D" w:rsidRDefault="00EC363D" w:rsidP="00EC363D">
            <w:r>
              <w:t>N_GROUP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8B10F47" w14:textId="77777777" w:rsidR="00EC363D" w:rsidRPr="00EC363D" w:rsidRDefault="00EC363D" w:rsidP="00EC363D">
            <w:r>
              <w:t>每 REC BD 之 SMR Group 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A4090E" w14:textId="77777777" w:rsidR="00EC363D" w:rsidRPr="00EC363D" w:rsidRDefault="00EC363D" w:rsidP="00EC363D">
            <w:r>
              <w:t>2 的倍數（不得為 1）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FC5E5E" w14:textId="77777777" w:rsidR="00EC363D" w:rsidRPr="00EC363D" w:rsidRDefault="00EC363D" w:rsidP="00EC363D">
            <w:r>
              <w:t>須為 N_OUTPUT 之整數倍</w:t>
            </w:r>
          </w:p>
        </w:tc>
      </w:tr>
      <w:tr w:rsidR="00EC363D" w:rsidRPr="00EC363D" w14:paraId="5D0EF9EE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513A0DE" w14:textId="77777777" w:rsidR="00EC363D" w:rsidRPr="00EC363D" w:rsidRDefault="00EC363D" w:rsidP="00EC363D">
            <w:r>
              <w:t>N_OUTPUT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0F333F" w14:textId="77777777" w:rsidR="00EC363D" w:rsidRPr="00EC363D" w:rsidRDefault="00EC363D" w:rsidP="00EC363D">
            <w:r>
              <w:t>每 REC BD 之充電槍數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2DFD7C" w14:textId="77777777" w:rsidR="00EC363D" w:rsidRPr="00EC363D" w:rsidRDefault="00EC363D" w:rsidP="00EC363D">
            <w:r>
              <w:t>1 或 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6252CB" w14:textId="77777777" w:rsidR="00EC363D" w:rsidRPr="00EC363D" w:rsidRDefault="00EC363D" w:rsidP="00EC363D">
            <w:r>
              <w:t>Output 僅能直連至最前與最後之 SMR Group</w:t>
            </w:r>
          </w:p>
        </w:tc>
      </w:tr>
      <w:tr w:rsidR="00EC363D" w:rsidRPr="00EC363D" w14:paraId="064202EA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97048B" w14:textId="77777777" w:rsidR="00EC363D" w:rsidRPr="00EC363D" w:rsidRDefault="00EC363D" w:rsidP="00EC363D">
            <w:r>
              <w:t>N_RECBD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95FD40" w14:textId="77777777" w:rsidR="00EC363D" w:rsidRPr="00EC363D" w:rsidRDefault="00EC363D" w:rsidP="00EC363D">
            <w:r>
              <w:t>REC BD 數量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212EEF" w14:textId="77777777" w:rsidR="00EC363D" w:rsidRPr="00EC363D" w:rsidRDefault="00EC363D" w:rsidP="00EC363D">
            <w:r>
              <w:t>1 至 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124084" w14:textId="77777777" w:rsidR="00EC363D" w:rsidRPr="00EC363D" w:rsidRDefault="00EC363D" w:rsidP="00EC363D">
            <w:r>
              <w:t xml:space="preserve">N_RECBD </w:t>
            </w:r>
            <w:r>
              <w:rPr>
                <w:rFonts w:ascii="Cambria Math" w:hAnsi="Cambria Math" w:cs="Cambria Math"/>
              </w:rPr>
              <w:t>≥</w:t>
            </w:r>
            <w:r>
              <w:t xml:space="preserve"> 3 時構成環形拓撲；N_RECBD </w:t>
            </w:r>
            <w:r>
              <w:rPr>
                <w:rFonts w:ascii="Cambria Math" w:hAnsi="Cambria Math" w:cs="Cambria Math"/>
              </w:rPr>
              <w:t>≤</w:t>
            </w:r>
            <w:r>
              <w:t xml:space="preserve"> 2 時無環形</w:t>
            </w:r>
            <w:r>
              <w:lastRenderedPageBreak/>
              <w:t>關係，跨 REC BD 借電僅單向可行</w:t>
            </w:r>
          </w:p>
        </w:tc>
      </w:tr>
      <w:tr w:rsidR="00450701" w:rsidRPr="00EC363D" w14:paraId="14556DF5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68155" w14:textId="77777777" w:rsidR="00450701" w:rsidRPr="00EC363D" w:rsidRDefault="00450701" w:rsidP="00EC363D">
            <w:r>
              <w:lastRenderedPageBreak/>
              <w:t>N_MAX_HOP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C67CE" w14:textId="77777777" w:rsidR="00450701" w:rsidRPr="00EC363D" w:rsidRDefault="00450701" w:rsidP="00EC363D">
            <w:r>
              <w:t>跨 REC BD 借電之最大階數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72014" w14:textId="77777777" w:rsidR="00450701" w:rsidRPr="00EC363D" w:rsidRDefault="00450701" w:rsidP="00EC363D">
            <w:r>
              <w:t xml:space="preserve">1 至 N_RECBD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67BBA" w14:textId="77777777" w:rsidR="00450701" w:rsidRPr="00EC363D" w:rsidRDefault="00450701" w:rsidP="00EC363D">
            <w:r>
              <w:t>自借入方沿單一方向起算；1 為一階借電（僅相鄰之第 1 階），</w:t>
            </w:r>
            <w:r>
              <w:rPr>
                <w:rFonts w:ascii="Cambria Math" w:hAnsi="Cambria Math" w:cs="Cambria Math"/>
              </w:rPr>
              <w:t>≥</w:t>
            </w:r>
            <w:r>
              <w:t xml:space="preserve">2 為 N 階借電（詳見 </w:t>
            </w:r>
            <w:r>
              <w:fldChar w:fldCharType="begin"/>
            </w:r>
            <w:r>
              <w:instrText xml:space="preserve"> REF _RefSec36 \h </w:instrText>
            </w:r>
            <w:r>
              <w:fldChar w:fldCharType="separate"/>
            </w:r>
            <w:r>
              <w:t>3.6</w:t>
            </w:r>
            <w:r>
              <w:fldChar w:fldCharType="end"/>
            </w:r>
            <w:r>
              <w:t>）</w:t>
            </w:r>
          </w:p>
        </w:tc>
      </w:tr>
    </w:tbl>
    <w:p w14:paraId="2C680C3F" w14:textId="77777777" w:rsidR="0071310A" w:rsidRDefault="0071310A" w:rsidP="00F5420C">
      <w:pPr>
        <w:pStyle w:val="af1"/>
      </w:pPr>
    </w:p>
    <w:p w14:paraId="2EAAA83A" w14:textId="77777777" w:rsidR="002569BD" w:rsidRDefault="002569BD" w:rsidP="000A7B56">
      <w:r>
        <w:t>由上述參數推導之衍生值如下，演算法一律以推導值運算，不得</w:t>
      </w:r>
      <w:r>
        <w:rPr>
          <w:rFonts w:hint="eastAsia"/>
        </w:rPr>
        <w:t>以程式指派</w:t>
      </w:r>
      <w:r>
        <w:t>具體數字：</w:t>
      </w:r>
    </w:p>
    <w:p w14:paraId="64047CA7" w14:textId="77777777" w:rsidR="000F42A8" w:rsidRDefault="000F42A8" w:rsidP="000F42A8">
      <w:pPr>
        <w:pStyle w:val="af1"/>
        <w:keepNext/>
      </w:pPr>
      <w:bookmarkStart w:id="7" w:name="_Toc238719387"/>
      <w:r>
        <w:t xml:space="preserve">表 </w:t>
      </w:r>
      <w:fldSimple w:instr=" SEQ 表 \* ARABIC ">
        <w:r>
          <w:rPr>
            <w:noProof/>
          </w:rPr>
          <w:t>2</w:t>
        </w:r>
      </w:fldSimple>
      <w:r>
        <w:rPr>
          <w:rFonts w:hint="eastAsia"/>
        </w:rPr>
        <w:t>:系統組態設置(二)</w:t>
      </w:r>
      <w:bookmarkEnd w:id="7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400"/>
      </w:tblGrid>
      <w:tr w:rsidR="002F04A6" w:rsidRPr="002F04A6" w14:paraId="18322168" w14:textId="77777777" w:rsidTr="002F04A6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2F0CBB" w14:textId="77777777" w:rsidR="002F04A6" w:rsidRPr="002F04A6" w:rsidRDefault="002F04A6" w:rsidP="00565F8E">
            <w:pPr>
              <w:jc w:val="center"/>
            </w:pPr>
            <w:r>
              <w:rPr>
                <w:b/>
                <w:bCs/>
              </w:rPr>
              <w:t>衍生值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081149" w14:textId="77777777" w:rsidR="002F04A6" w:rsidRPr="002F04A6" w:rsidRDefault="002F04A6" w:rsidP="00565F8E">
            <w:pPr>
              <w:jc w:val="center"/>
            </w:pPr>
            <w:r>
              <w:rPr>
                <w:b/>
                <w:bCs/>
              </w:rPr>
              <w:t>定義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8C15EF" w14:textId="77777777" w:rsidR="002F04A6" w:rsidRPr="002F04A6" w:rsidRDefault="002F04A6" w:rsidP="00565F8E">
            <w:pPr>
              <w:jc w:val="center"/>
            </w:pPr>
            <w:r>
              <w:rPr>
                <w:b/>
                <w:bCs/>
              </w:rPr>
              <w:t>說明</w:t>
            </w:r>
          </w:p>
        </w:tc>
      </w:tr>
      <w:tr w:rsidR="002F04A6" w:rsidRPr="002F04A6" w14:paraId="3DBAFE60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38535E" w14:textId="77777777" w:rsidR="002F04A6" w:rsidRPr="002F04A6" w:rsidRDefault="002F04A6" w:rsidP="002F04A6">
            <w:r>
              <w:t>P_GROUP(g)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E32D04" w14:textId="77777777" w:rsidR="002F04A6" w:rsidRPr="002F04A6" w:rsidRDefault="002F04A6" w:rsidP="002F04A6">
            <w:r>
              <w:t>第 g 個 SMR Group（g 為全站流水編號，1 … N_RECBD × N_GROUP）內各模組容量加總，即 N_MODULE(g) × P_MODULE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B42D390" w14:textId="77777777" w:rsidR="002F04A6" w:rsidRPr="002F04A6" w:rsidRDefault="002F04A6" w:rsidP="002F04A6">
            <w:r>
              <w:t>例：2 個 25kW 模組 = 50kW；3 個 = 75kW</w:t>
            </w:r>
          </w:p>
        </w:tc>
      </w:tr>
      <w:tr w:rsidR="002F04A6" w:rsidRPr="002F04A6" w14:paraId="4CF3845D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BD7228" w14:textId="77777777" w:rsidR="002F04A6" w:rsidRPr="002F04A6" w:rsidRDefault="002F04A6" w:rsidP="002F04A6">
            <w:r>
              <w:t>P_RECBD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D134BD" w14:textId="77777777" w:rsidR="002F04A6" w:rsidRPr="002F04A6" w:rsidRDefault="002F04A6" w:rsidP="002F04A6">
            <w:r>
              <w:t>該 REC BD 內全部 SMR Group 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E0DFB9" w14:textId="77777777" w:rsidR="002F04A6" w:rsidRPr="002F04A6" w:rsidRDefault="002F04A6" w:rsidP="002F04A6">
            <w:r>
              <w:t>單一 REC BD 之總容量上限</w:t>
            </w:r>
          </w:p>
        </w:tc>
      </w:tr>
      <w:tr w:rsidR="002F04A6" w:rsidRPr="002F04A6" w14:paraId="3FCA1769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29BA8E" w14:textId="77777777" w:rsidR="002F04A6" w:rsidRPr="002F04A6" w:rsidRDefault="002F04A6" w:rsidP="002F04A6">
            <w:r>
              <w:t>K_SHARE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E69A1A" w14:textId="77777777" w:rsidR="002F04A6" w:rsidRPr="002F04A6" w:rsidRDefault="002F04A6" w:rsidP="002F04A6">
            <w:r>
              <w:t>N_</w:t>
            </w:r>
            <w:proofErr w:type="gramStart"/>
            <w:r>
              <w:t>GROUP ÷ N</w:t>
            </w:r>
            <w:proofErr w:type="gramEnd"/>
            <w:r>
              <w:t>_OUTPUT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B299FB" w14:textId="77777777" w:rsidR="002F04A6" w:rsidRPr="002F04A6" w:rsidRDefault="002F04A6" w:rsidP="002F04A6">
            <w:r>
              <w:t>每一 Output 之保障 Group 數，同時作為起充保底數量與跨 REC BD 借出單位（詳</w:t>
            </w:r>
            <w:r>
              <w:rPr>
                <w:rFonts w:hint="eastAsia"/>
              </w:rPr>
              <w:t>見</w:t>
            </w:r>
            <w:r>
              <w:t xml:space="preserve"> </w:t>
            </w:r>
            <w:r>
              <w:fldChar w:fldCharType="begin"/>
            </w:r>
            <w:r>
              <w:instrText xml:space="preserve"> REF _RefSec32 \h </w:instrText>
            </w:r>
            <w:r>
              <w:fldChar w:fldCharType="separate"/>
            </w:r>
            <w:r>
              <w:t>3.2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 xml:space="preserve"> REF _RefSec35 \h </w:instrText>
            </w:r>
            <w:r>
              <w:fldChar w:fldCharType="separate"/>
            </w:r>
            <w:r>
              <w:t>3.4</w:t>
            </w:r>
            <w:r>
              <w:fldChar w:fldCharType="end"/>
            </w:r>
            <w:r>
              <w:t>）</w:t>
            </w:r>
          </w:p>
        </w:tc>
      </w:tr>
    </w:tbl>
    <w:p w14:paraId="46F10032" w14:textId="77777777" w:rsidR="0071310A" w:rsidRDefault="0071310A" w:rsidP="00937E32">
      <w:pPr>
        <w:rPr>
          <w:b/>
          <w:bCs/>
        </w:rPr>
      </w:pPr>
    </w:p>
    <w:p w14:paraId="26A14AF8" w14:textId="77777777" w:rsidR="0033619C" w:rsidRDefault="00000000">
      <w:pPr>
        <w:spacing w:after="120" w:line="300" w:lineRule="auto"/>
      </w:pPr>
      <w:r>
        <w:rPr>
          <w:b/>
          <w:bCs/>
        </w:rPr>
        <w:t>參數命名慣例：</w:t>
      </w:r>
      <w:r>
        <w:t>N_ 開頭表「數量」（個數）；P_ 開頭表「功率」（kW）；K_ 開頭表「以 SMR Group 計數之配額單位」；RATIO_ 開頭表「無因次比例係數」。</w:t>
      </w:r>
    </w:p>
    <w:p w14:paraId="14C5C68A" w14:textId="77777777" w:rsidR="00937E32" w:rsidRPr="00937E32" w:rsidRDefault="00937E32" w:rsidP="00937E32">
      <w:r>
        <w:rPr>
          <w:b/>
          <w:bCs/>
        </w:rPr>
        <w:t>參考組態：</w:t>
      </w:r>
      <w:r>
        <w:t>本文件圖表與範例採用下列組態，僅供說明之用，不構成規格限制。</w:t>
      </w:r>
    </w:p>
    <w:p w14:paraId="025E69B0" w14:textId="77777777" w:rsidR="00937E32" w:rsidRPr="00937E32" w:rsidRDefault="00937E32" w:rsidP="00937E32">
      <w:pPr>
        <w:pStyle w:val="a4"/>
        <w:numPr>
          <w:ilvl w:val="0"/>
          <w:numId w:val="8"/>
        </w:numPr>
      </w:pPr>
      <w:r>
        <w:t>N_RECBD = 4、N_OUTPUT = 2、N_GROUP = 4，系統總計 8 個獨立充電輸出、16 個 SMR Group</w:t>
      </w:r>
    </w:p>
    <w:p w14:paraId="7B093856" w14:textId="77777777" w:rsidR="002569BD" w:rsidRPr="002F04A6" w:rsidRDefault="00937E32" w:rsidP="00937E32">
      <w:pPr>
        <w:pStyle w:val="a4"/>
        <w:numPr>
          <w:ilvl w:val="0"/>
          <w:numId w:val="8"/>
        </w:numPr>
      </w:pPr>
      <w:r>
        <w:t>K_SHARE = 4 ÷ 2 = 2，即每一 Output 保障 2 個 SMR Group</w:t>
      </w:r>
    </w:p>
    <w:p w14:paraId="2BC32C50" w14:textId="77777777" w:rsidR="0031790E" w:rsidRDefault="000A7B56" w:rsidP="0031790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64709F" wp14:editId="2F50F915">
            <wp:extent cx="4038808" cy="5766096"/>
            <wp:effectExtent l="0" t="0" r="0" b="6350"/>
            <wp:docPr id="493715620" name="圖片 1" descr="一張含有 文字, 螢幕擷取畫面, 數字 的圖片  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5620" name="圖片 1" descr="一張含有 文字, 螢幕擷取畫面, 數字 的圖片  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5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C736" w14:textId="77777777" w:rsidR="003C258F" w:rsidRDefault="0031790E" w:rsidP="0031790E">
      <w:pPr>
        <w:pStyle w:val="af1"/>
        <w:jc w:val="center"/>
      </w:pPr>
      <w:bookmarkStart w:id="8" w:name="_Toc238719391"/>
      <w:r>
        <w:t xml:space="preserve">圖 </w:t>
      </w:r>
      <w:fldSimple w:instr=" SEQ 圖 \* ARABIC ">
        <w:r>
          <w:rPr>
            <w:noProof/>
          </w:rPr>
          <w:t>1</w:t>
        </w:r>
      </w:fldSimple>
      <w:r>
        <w:rPr>
          <w:rFonts w:hint="eastAsia"/>
        </w:rPr>
        <w:t>:系統硬體架構(參考組態以4 REC BD為例)</w:t>
      </w:r>
      <w:bookmarkEnd w:id="8"/>
    </w:p>
    <w:p w14:paraId="68F24DC3" w14:textId="77777777" w:rsidR="00D74E0B" w:rsidRPr="003C258F" w:rsidRDefault="00D74E0B" w:rsidP="0031790E">
      <w:pPr>
        <w:pStyle w:val="af1"/>
      </w:pPr>
    </w:p>
    <w:p w14:paraId="329E2874" w14:textId="77777777" w:rsidR="00D74E0B" w:rsidRDefault="00D74E0B" w:rsidP="0071310A">
      <w:pPr>
        <w:pStyle w:val="af1"/>
        <w:jc w:val="center"/>
      </w:pPr>
    </w:p>
    <w:p w14:paraId="7882B238" w14:textId="77777777" w:rsidR="0031790E" w:rsidRDefault="0031790E" w:rsidP="0031790E">
      <w:pPr>
        <w:pStyle w:val="af1"/>
        <w:keepNext/>
      </w:pPr>
      <w:bookmarkStart w:id="9" w:name="_Toc238719388"/>
      <w:r>
        <w:t xml:space="preserve">表 </w:t>
      </w:r>
      <w:fldSimple w:instr=" SEQ 表 \* ARABIC ">
        <w:r>
          <w:rPr>
            <w:noProof/>
          </w:rPr>
          <w:t>3</w:t>
        </w:r>
      </w:fldSimple>
      <w:r>
        <w:rPr>
          <w:rFonts w:hint="eastAsia"/>
        </w:rPr>
        <w:t>:</w:t>
      </w:r>
      <w:r>
        <w:t>整流板與輸出端對應關係(參考組態)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32"/>
        <w:gridCol w:w="2256"/>
        <w:gridCol w:w="2248"/>
        <w:gridCol w:w="2280"/>
      </w:tblGrid>
      <w:tr w:rsidR="00456F36" w14:paraId="629217C0" w14:textId="77777777" w:rsidTr="0071310A">
        <w:trPr>
          <w:tblHeader/>
        </w:trPr>
        <w:tc>
          <w:tcPr>
            <w:tcW w:w="2232" w:type="dxa"/>
          </w:tcPr>
          <w:p w14:paraId="48FC0481" w14:textId="77777777" w:rsidR="00D74E0B" w:rsidRDefault="00000000">
            <w:pPr>
              <w:jc w:val="center"/>
            </w:pPr>
            <w:r>
              <w:rPr>
                <w:b/>
                <w:bCs/>
              </w:rPr>
              <w:t>整流板</w:t>
            </w:r>
          </w:p>
        </w:tc>
        <w:tc>
          <w:tcPr>
            <w:tcW w:w="2256" w:type="dxa"/>
          </w:tcPr>
          <w:p w14:paraId="0745B3F1" w14:textId="77777777" w:rsidR="00D74E0B" w:rsidRDefault="00000000">
            <w:pPr>
              <w:jc w:val="center"/>
            </w:pPr>
            <w:r>
              <w:rPr>
                <w:b/>
                <w:bCs/>
              </w:rPr>
              <w:t>控制輸出</w:t>
            </w:r>
          </w:p>
        </w:tc>
        <w:tc>
          <w:tcPr>
            <w:tcW w:w="2248" w:type="dxa"/>
          </w:tcPr>
          <w:p w14:paraId="1814C752" w14:textId="77777777" w:rsidR="00D74E0B" w:rsidRDefault="00000000">
            <w:pPr>
              <w:jc w:val="center"/>
            </w:pPr>
            <w:r>
              <w:rPr>
                <w:b/>
                <w:bCs/>
              </w:rPr>
              <w:t>模組群組</w:t>
            </w:r>
          </w:p>
        </w:tc>
        <w:tc>
          <w:tcPr>
            <w:tcW w:w="2280" w:type="dxa"/>
          </w:tcPr>
          <w:p w14:paraId="702F530D" w14:textId="77777777" w:rsidR="00D74E0B" w:rsidRDefault="00000000">
            <w:pPr>
              <w:jc w:val="center"/>
            </w:pPr>
            <w:r>
              <w:rPr>
                <w:b/>
                <w:bCs/>
              </w:rPr>
              <w:t>AC接觸器</w:t>
            </w:r>
          </w:p>
        </w:tc>
      </w:tr>
      <w:tr w:rsidR="00456F36" w14:paraId="0F6A1BDF" w14:textId="77777777" w:rsidTr="0071310A">
        <w:tc>
          <w:tcPr>
            <w:tcW w:w="2232" w:type="dxa"/>
          </w:tcPr>
          <w:p w14:paraId="19A60EAC" w14:textId="77777777" w:rsidR="00D74E0B" w:rsidRDefault="00000000">
            <w:pPr>
              <w:jc w:val="center"/>
            </w:pPr>
            <w:r>
              <w:t>REC BD 1</w:t>
            </w:r>
          </w:p>
        </w:tc>
        <w:tc>
          <w:tcPr>
            <w:tcW w:w="2256" w:type="dxa"/>
          </w:tcPr>
          <w:p w14:paraId="128DA1DF" w14:textId="77777777" w:rsidR="00D74E0B" w:rsidRDefault="00000000">
            <w:pPr>
              <w:jc w:val="center"/>
            </w:pPr>
            <w:r>
              <w:t>Output 1, 2</w:t>
            </w:r>
          </w:p>
        </w:tc>
        <w:tc>
          <w:tcPr>
            <w:tcW w:w="2248" w:type="dxa"/>
          </w:tcPr>
          <w:p w14:paraId="5E87A321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1-4</w:t>
            </w:r>
          </w:p>
        </w:tc>
        <w:tc>
          <w:tcPr>
            <w:tcW w:w="2280" w:type="dxa"/>
          </w:tcPr>
          <w:p w14:paraId="148A0EE5" w14:textId="77777777" w:rsidR="00D74E0B" w:rsidRDefault="00000000">
            <w:pPr>
              <w:jc w:val="center"/>
            </w:pPr>
            <w:r>
              <w:t>AC Contactor 1</w:t>
            </w:r>
          </w:p>
        </w:tc>
      </w:tr>
      <w:tr w:rsidR="00456F36" w14:paraId="0E10D1B6" w14:textId="77777777" w:rsidTr="0071310A">
        <w:tc>
          <w:tcPr>
            <w:tcW w:w="2232" w:type="dxa"/>
          </w:tcPr>
          <w:p w14:paraId="74BBE1B9" w14:textId="77777777" w:rsidR="00D74E0B" w:rsidRDefault="00000000">
            <w:pPr>
              <w:jc w:val="center"/>
            </w:pPr>
            <w:r>
              <w:t>REC BD 2</w:t>
            </w:r>
          </w:p>
        </w:tc>
        <w:tc>
          <w:tcPr>
            <w:tcW w:w="2256" w:type="dxa"/>
          </w:tcPr>
          <w:p w14:paraId="66CF5A62" w14:textId="77777777" w:rsidR="00D74E0B" w:rsidRDefault="00000000">
            <w:pPr>
              <w:jc w:val="center"/>
            </w:pPr>
            <w:r>
              <w:t>Output 3, 4</w:t>
            </w:r>
          </w:p>
        </w:tc>
        <w:tc>
          <w:tcPr>
            <w:tcW w:w="2248" w:type="dxa"/>
          </w:tcPr>
          <w:p w14:paraId="3BCB5C42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5-8</w:t>
            </w:r>
          </w:p>
        </w:tc>
        <w:tc>
          <w:tcPr>
            <w:tcW w:w="2280" w:type="dxa"/>
          </w:tcPr>
          <w:p w14:paraId="039F3715" w14:textId="77777777" w:rsidR="00D74E0B" w:rsidRDefault="00000000">
            <w:pPr>
              <w:jc w:val="center"/>
            </w:pPr>
            <w:r>
              <w:t>AC Contactor 2</w:t>
            </w:r>
          </w:p>
        </w:tc>
      </w:tr>
      <w:tr w:rsidR="00456F36" w14:paraId="3745C912" w14:textId="77777777" w:rsidTr="0071310A">
        <w:tc>
          <w:tcPr>
            <w:tcW w:w="2232" w:type="dxa"/>
          </w:tcPr>
          <w:p w14:paraId="3649E59F" w14:textId="77777777" w:rsidR="00D74E0B" w:rsidRDefault="00000000">
            <w:pPr>
              <w:jc w:val="center"/>
            </w:pPr>
            <w:r>
              <w:t>REC BD 3</w:t>
            </w:r>
          </w:p>
        </w:tc>
        <w:tc>
          <w:tcPr>
            <w:tcW w:w="2256" w:type="dxa"/>
          </w:tcPr>
          <w:p w14:paraId="4BFAC892" w14:textId="77777777" w:rsidR="00D74E0B" w:rsidRDefault="00000000">
            <w:pPr>
              <w:jc w:val="center"/>
            </w:pPr>
            <w:r>
              <w:t>Output 5, 6</w:t>
            </w:r>
          </w:p>
        </w:tc>
        <w:tc>
          <w:tcPr>
            <w:tcW w:w="2248" w:type="dxa"/>
          </w:tcPr>
          <w:p w14:paraId="6EED71A3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9-12</w:t>
            </w:r>
          </w:p>
        </w:tc>
        <w:tc>
          <w:tcPr>
            <w:tcW w:w="2280" w:type="dxa"/>
          </w:tcPr>
          <w:p w14:paraId="262D69EF" w14:textId="77777777" w:rsidR="00D74E0B" w:rsidRDefault="00000000">
            <w:pPr>
              <w:jc w:val="center"/>
            </w:pPr>
            <w:r>
              <w:t>AC Contactor 3</w:t>
            </w:r>
          </w:p>
        </w:tc>
      </w:tr>
      <w:tr w:rsidR="00456F36" w14:paraId="39E30DB2" w14:textId="77777777" w:rsidTr="0071310A">
        <w:tc>
          <w:tcPr>
            <w:tcW w:w="2232" w:type="dxa"/>
          </w:tcPr>
          <w:p w14:paraId="0B3F89D0" w14:textId="77777777" w:rsidR="00D74E0B" w:rsidRDefault="00000000">
            <w:pPr>
              <w:jc w:val="center"/>
            </w:pPr>
            <w:r>
              <w:t>REC BD 4</w:t>
            </w:r>
          </w:p>
        </w:tc>
        <w:tc>
          <w:tcPr>
            <w:tcW w:w="2256" w:type="dxa"/>
          </w:tcPr>
          <w:p w14:paraId="1F96B4F9" w14:textId="77777777" w:rsidR="00D74E0B" w:rsidRDefault="00000000">
            <w:pPr>
              <w:jc w:val="center"/>
            </w:pPr>
            <w:r>
              <w:t>Output 7, 8</w:t>
            </w:r>
          </w:p>
        </w:tc>
        <w:tc>
          <w:tcPr>
            <w:tcW w:w="2248" w:type="dxa"/>
          </w:tcPr>
          <w:p w14:paraId="73A98813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13-16</w:t>
            </w:r>
          </w:p>
        </w:tc>
        <w:tc>
          <w:tcPr>
            <w:tcW w:w="2280" w:type="dxa"/>
          </w:tcPr>
          <w:p w14:paraId="49D63604" w14:textId="77777777" w:rsidR="00D74E0B" w:rsidRDefault="00000000">
            <w:pPr>
              <w:jc w:val="center"/>
            </w:pPr>
            <w:r>
              <w:t>AC Contactor 4</w:t>
            </w:r>
          </w:p>
        </w:tc>
      </w:tr>
    </w:tbl>
    <w:p w14:paraId="56914220" w14:textId="77777777" w:rsidR="00D74E0B" w:rsidRDefault="00000000" w:rsidP="00794A29">
      <w:pPr>
        <w:pStyle w:val="2"/>
      </w:pPr>
      <w:bookmarkStart w:id="10" w:name="_Toc238734582"/>
      <w:r>
        <w:t>2.2模組群組配置</w:t>
      </w:r>
      <w:r>
        <w:rPr>
          <w:rFonts w:hint="eastAsia"/>
        </w:rPr>
        <w:t>與環形拓撲</w:t>
      </w:r>
      <w:bookmarkEnd w:id="10"/>
    </w:p>
    <w:p w14:paraId="1DA2A503" w14:textId="77777777" w:rsidR="00D74E0B" w:rsidRDefault="00954C5F">
      <w:pPr>
        <w:spacing w:before="120" w:after="120"/>
      </w:pPr>
      <w:r>
        <w:lastRenderedPageBreak/>
        <w:t>SMR Group 得採混合容量配置以平衡效能與彈性</w:t>
      </w:r>
      <w:r>
        <w:rPr>
          <w:rFonts w:hint="eastAsia"/>
        </w:rPr>
        <w:t>。以參考組態為例，</w:t>
      </w:r>
      <w:r>
        <w:t>系統共有16個模組群組：</w:t>
      </w:r>
    </w:p>
    <w:p w14:paraId="03A12056" w14:textId="77777777" w:rsidR="00D74E0B" w:rsidRDefault="00000000">
      <w:pPr>
        <w:pStyle w:val="a4"/>
        <w:numPr>
          <w:ilvl w:val="0"/>
          <w:numId w:val="2"/>
        </w:numPr>
      </w:pPr>
      <w:r>
        <w:t>類型A（50kW）：由2個25kW模組組成，共8個群組</w:t>
      </w:r>
    </w:p>
    <w:p w14:paraId="57623837" w14:textId="77777777" w:rsidR="00D74E0B" w:rsidRDefault="00000000">
      <w:pPr>
        <w:pStyle w:val="a4"/>
        <w:numPr>
          <w:ilvl w:val="0"/>
          <w:numId w:val="2"/>
        </w:numPr>
      </w:pPr>
      <w:r>
        <w:t>類型B（75kW）：由3個25kW模組組成，共8個群組</w:t>
      </w:r>
    </w:p>
    <w:p w14:paraId="6E137FED" w14:textId="77777777" w:rsidR="00510AB2" w:rsidRDefault="00000000" w:rsidP="003E601E">
      <w:pPr>
        <w:pStyle w:val="a4"/>
        <w:numPr>
          <w:ilvl w:val="0"/>
          <w:numId w:val="2"/>
        </w:numPr>
      </w:pPr>
      <w:r>
        <w:t>系統總容量：1,000kW</w:t>
      </w:r>
    </w:p>
    <w:p w14:paraId="7D1FA127" w14:textId="77777777" w:rsidR="00D74E0B" w:rsidRDefault="00D96DD6">
      <w:pPr>
        <w:spacing w:before="120" w:after="120"/>
      </w:pPr>
      <w:r>
        <w:t>系統採用環形拓撲結構，支援相鄰板間的功率補充機制。相鄰 REC BD 借電限制：當主板提供功率不足時，允許物理相鄰的 REC BD 借電。相鄰關係於一般組態下定義為 REC BD n 與 REC BD (n</w:t>
      </w:r>
      <w:r>
        <w:rPr>
          <w:rFonts w:ascii="Cambria Math" w:hAnsi="Cambria Math" w:cs="Cambria Math"/>
        </w:rPr>
        <w:t>−</w:t>
      </w:r>
      <w:r>
        <w:t>1)、REC BD (n+1) 相鄰，其中編號採模 N_RECBD 之循環運算（REC BD 0 視同 REC BD N_RECBD、REC BD N_RECBD+1 視同 REC BD 1），即首尾相接；以參考組態（N_RECBD = 4）為例：</w:t>
      </w:r>
    </w:p>
    <w:p w14:paraId="41765153" w14:textId="77777777" w:rsidR="DA87F59D" w:rsidRPr="001F37B6" w:rsidRDefault="DA87F59D" w:rsidP="DA87F59D">
      <w:pPr>
        <w:spacing w:before="120" w:after="60"/>
        <w:rPr>
          <w:sz w:val="22"/>
          <w:szCs w:val="22"/>
        </w:rPr>
      </w:pPr>
      <w:r>
        <w:rPr>
          <w:sz w:val="22"/>
          <w:szCs w:val="22"/>
        </w:rPr>
        <w:t>REC BD 4 (Output 7, 8) ←→ REC BD 1 (Output 1, 2) ←→ REC BD 2 (Output 3, 4)</w:t>
      </w:r>
    </w:p>
    <w:p w14:paraId="731AB63D" w14:textId="77777777" w:rsidR="DA87F59D" w:rsidRPr="001F37B6" w:rsidRDefault="DA87F59D" w:rsidP="DA87F59D">
      <w:pPr>
        <w:spacing w:after="60"/>
        <w:rPr>
          <w:sz w:val="22"/>
          <w:szCs w:val="22"/>
        </w:rPr>
      </w:pPr>
      <w:r>
        <w:rPr>
          <w:sz w:val="22"/>
          <w:szCs w:val="22"/>
        </w:rPr>
        <w:t>REC BD 1 (Output 1, 2) ←→ REC BD 2 (Output 3, 4) ←→ REC BD 3 (Output 5, 6)</w:t>
      </w:r>
    </w:p>
    <w:p w14:paraId="62CE413D" w14:textId="77777777" w:rsidR="DA87F59D" w:rsidRPr="001F37B6" w:rsidRDefault="DA87F59D" w:rsidP="DA87F59D">
      <w:pPr>
        <w:spacing w:after="60"/>
        <w:rPr>
          <w:sz w:val="22"/>
          <w:szCs w:val="22"/>
        </w:rPr>
      </w:pPr>
      <w:r>
        <w:rPr>
          <w:sz w:val="22"/>
          <w:szCs w:val="22"/>
        </w:rPr>
        <w:t>REC BD 2 (Output 3, 4) ←→ REC BD 3 (Output 5, 6) ←→ REC BD 4 (Output 7, 8)</w:t>
      </w:r>
    </w:p>
    <w:p w14:paraId="1DA99D66" w14:textId="77777777" w:rsidR="DA87F59D" w:rsidRPr="001F37B6" w:rsidRDefault="DA87F59D" w:rsidP="DA87F59D">
      <w:pPr>
        <w:spacing w:after="240"/>
        <w:rPr>
          <w:sz w:val="22"/>
          <w:szCs w:val="22"/>
        </w:rPr>
      </w:pPr>
      <w:r>
        <w:rPr>
          <w:sz w:val="22"/>
          <w:szCs w:val="22"/>
        </w:rPr>
        <w:t>REC BD 3 (Output 5, 6) ←→ REC BD 4 (Output 7, 8) ←→ REC BD 1 (Output 1, 2)</w:t>
      </w:r>
    </w:p>
    <w:p w14:paraId="0F081C89" w14:textId="77777777" w:rsidR="00D74E0B" w:rsidDel="003E601E" w:rsidRDefault="00000000">
      <w:pPr>
        <w:spacing w:before="120" w:after="120"/>
        <w:rPr>
          <w:del w:id="11" w:author="SONNY.LEE 李松年" w:date="2025-11-13T12:45:00Z" w16du:dateUtc="2025-11-13T04:45:00Z"/>
        </w:rPr>
      </w:pPr>
      <w:r>
        <w:t>此拓撲設計確保系統在功率調配時維持可控性，同時提供必要的彈性以應對不同的負載情境。</w:t>
      </w:r>
    </w:p>
    <w:p w14:paraId="453B7C60" w14:textId="77777777" w:rsidR="00785F50" w:rsidRDefault="00785F50">
      <w:pPr>
        <w:spacing w:before="120" w:after="120"/>
      </w:pPr>
    </w:p>
    <w:p w14:paraId="161F4917" w14:textId="77777777" w:rsidR="00D74E0B" w:rsidRDefault="00000000">
      <w:pPr>
        <w:pStyle w:val="1"/>
      </w:pPr>
      <w:bookmarkStart w:id="12" w:name="_Toc238734583"/>
      <w:r>
        <w:t>3. 需求分析與限制條件</w:t>
      </w:r>
      <w:bookmarkEnd w:id="12"/>
    </w:p>
    <w:p w14:paraId="4943C581" w14:textId="77777777" w:rsidR="00D74E0B" w:rsidRDefault="00000000">
      <w:pPr>
        <w:pStyle w:val="2"/>
      </w:pPr>
      <w:bookmarkStart w:id="13" w:name="_Toc238734584"/>
      <w:r>
        <w:t>3.1功率運算基準與名詞定義</w:t>
      </w:r>
      <w:bookmarkEnd w:id="13"/>
    </w:p>
    <w:p w14:paraId="47FCD103" w14:textId="77777777" w:rsidR="00D74E0B" w:rsidRPr="00073B8E" w:rsidRDefault="00000000">
      <w:pPr>
        <w:spacing w:before="120" w:after="120"/>
      </w:pPr>
      <w:r>
        <w:t>設計</w:t>
      </w:r>
      <w:r>
        <w:rPr>
          <w:rFonts w:hint="eastAsia"/>
        </w:rPr>
        <w:t>限制</w:t>
      </w:r>
      <w:r>
        <w:t>：演算法一律以「功率」為運算單位</w:t>
      </w:r>
      <w:r>
        <w:rPr>
          <w:rFonts w:hint="eastAsia"/>
        </w:rPr>
        <w:t>，</w:t>
      </w:r>
      <w:r>
        <w:t>不需改用電壓／電流推算。</w:t>
      </w:r>
    </w:p>
    <w:p w14:paraId="48EB3030" w14:textId="77777777" w:rsidR="003C6260" w:rsidRPr="00073B8E" w:rsidRDefault="003C6260" w:rsidP="003C6260">
      <w:pPr>
        <w:spacing w:before="60" w:after="80" w:line="300" w:lineRule="auto"/>
      </w:pPr>
      <w:r>
        <w:t>名詞定義：</w:t>
      </w:r>
    </w:p>
    <w:p w14:paraId="01A481F3" w14:textId="7777777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>
        <w:t xml:space="preserve">Max Require Power：EV </w:t>
      </w:r>
      <w:r>
        <w:rPr>
          <w:rFonts w:hint="eastAsia"/>
        </w:rPr>
        <w:t>(</w:t>
      </w:r>
      <w:r>
        <w:t>Electric Vehicle</w:t>
      </w:r>
      <w:r>
        <w:rPr>
          <w:rFonts w:hint="eastAsia"/>
        </w:rPr>
        <w:t xml:space="preserve">) </w:t>
      </w:r>
      <w:r>
        <w:t>需求上限，隨 SOC 動態變化非固定值</w:t>
      </w:r>
    </w:p>
    <w:p w14:paraId="1F19F8F5" w14:textId="7777777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>
        <w:t>Available Power：充電站分配給 EV 的功率</w:t>
      </w:r>
    </w:p>
    <w:p w14:paraId="427092E4" w14:textId="77777777" w:rsidR="003C6260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>
        <w:t>Present Power：min(Max Require Power, Available Power)</w:t>
      </w:r>
      <w:r>
        <w:rPr>
          <w:rFonts w:hint="eastAsia"/>
        </w:rPr>
        <w:t xml:space="preserve"> </w:t>
      </w:r>
      <w:r>
        <w:t>即</w:t>
      </w:r>
      <w:r>
        <w:rPr>
          <w:rFonts w:hint="eastAsia"/>
        </w:rPr>
        <w:t xml:space="preserve"> EV</w:t>
      </w:r>
      <w:r>
        <w:t>實際用電</w:t>
      </w:r>
    </w:p>
    <w:p w14:paraId="73C00988" w14:textId="77777777" w:rsidR="00D96DD6" w:rsidRPr="00D96DD6" w:rsidRDefault="00D96DD6" w:rsidP="00D96DD6">
      <w:pPr>
        <w:pStyle w:val="2"/>
      </w:pPr>
      <w:bookmarkStart w:id="14" w:name="_RefSec32"/>
      <w:bookmarkStart w:id="15" w:name="_Toc238734585"/>
      <w:r>
        <w:t>3.</w:t>
      </w:r>
      <w:r>
        <w:rPr>
          <w:rFonts w:hint="eastAsia"/>
        </w:rPr>
        <w:t>2</w:t>
      </w:r>
      <w:bookmarkEnd w:id="14"/>
      <w:r>
        <w:t>來車事件與起充保底</w:t>
      </w:r>
      <w:bookmarkEnd w:id="15"/>
    </w:p>
    <w:p w14:paraId="293AA0B1" w14:textId="77777777" w:rsidR="00D96DD6" w:rsidRPr="00D96DD6" w:rsidRDefault="00D96DD6" w:rsidP="00D96DD6">
      <w:pPr>
        <w:spacing w:after="60" w:line="290" w:lineRule="auto"/>
      </w:pPr>
      <w:r>
        <w:t>設計理念：來車抵達時，系統須替其分配充電模組並偵測與現有借電者之資源衝突，保護來車的基本充電需求。</w:t>
      </w:r>
    </w:p>
    <w:p w14:paraId="49336A8F" w14:textId="77777777" w:rsidR="00D96DD6" w:rsidRPr="00D96DD6" w:rsidRDefault="00D96DD6" w:rsidP="00D96DD6">
      <w:pPr>
        <w:spacing w:after="60" w:line="290" w:lineRule="auto"/>
      </w:pPr>
      <w:r>
        <w:t>處理規則：</w:t>
      </w:r>
    </w:p>
    <w:p w14:paraId="548BDBFF" w14:textId="77777777" w:rsidR="00D96DD6" w:rsidRPr="00D96DD6" w:rsidRDefault="00D96DD6" w:rsidP="00D96DD6">
      <w:pPr>
        <w:numPr>
          <w:ilvl w:val="0"/>
          <w:numId w:val="9"/>
        </w:numPr>
        <w:spacing w:after="60" w:line="290" w:lineRule="auto"/>
      </w:pPr>
      <w:r>
        <w:t>若該 REC BD 內沒有任何模組借出，則將模組全數拿取。</w:t>
      </w:r>
    </w:p>
    <w:p w14:paraId="14839CA2" w14:textId="349A55DA" w:rsidR="00D96DD6" w:rsidRDefault="00D96DD6" w:rsidP="00D96DD6">
      <w:pPr>
        <w:numPr>
          <w:ilvl w:val="0"/>
          <w:numId w:val="9"/>
        </w:numPr>
        <w:spacing w:line="290" w:lineRule="auto"/>
      </w:pPr>
      <w:r>
        <w:t>若該 REC BD 已有模組被其他充電槍借走：先以剩餘未借出之 SMR Group 分配予來車；若剩餘相鄰且可達之 SMR Group 已達 K_SHARE 個，逕行</w:t>
      </w:r>
      <w:r w:rsidR="004236B7">
        <w:rPr>
          <w:rFonts w:hint="eastAsia"/>
        </w:rPr>
        <w:t>配置</w:t>
      </w:r>
      <w:r>
        <w:t>，無須通知歸還；不足 K_SHARE 個時，方主動通知借用方歸還至補足為止，以保證來車取得 K_SHARE 個相鄰且可達之 SMR Group 起充。</w:t>
      </w:r>
    </w:p>
    <w:p w14:paraId="181CA1E9" w14:textId="77777777" w:rsidR="00101F83" w:rsidRPr="00101F83" w:rsidRDefault="00101F83" w:rsidP="00101F83">
      <w:pPr>
        <w:spacing w:line="290" w:lineRule="auto"/>
      </w:pPr>
      <w:r>
        <w:rPr>
          <w:b/>
          <w:bCs/>
        </w:rPr>
        <w:lastRenderedPageBreak/>
        <w:t>K_SHARE 之定義：</w:t>
      </w:r>
      <w:r>
        <w:t>K_SHARE = N_GROUP ÷ N_OUTPUT，即該 REC BD 之 SMR Group 平均分配予其所轄 Output 之數量。當 N_OUTPUT = 2 時，K_SHARE 即為 SMR Group 總數之半數；當 N_OUTPUT = 1 時，該 REC BD 無槍間競用，K_SHARE 為全部 Group。各組態下之對應值如下：</w:t>
      </w:r>
    </w:p>
    <w:p w14:paraId="1D7C1DD2" w14:textId="77777777" w:rsidR="0031790E" w:rsidRDefault="0031790E" w:rsidP="0031790E">
      <w:pPr>
        <w:pStyle w:val="af1"/>
        <w:keepNext/>
      </w:pPr>
      <w:bookmarkStart w:id="16" w:name="_Toc238719389"/>
      <w:r>
        <w:t xml:space="preserve">表 </w:t>
      </w:r>
      <w:fldSimple w:instr=" SEQ 表 \* ARABIC ">
        <w:r>
          <w:rPr>
            <w:noProof/>
          </w:rPr>
          <w:t>4</w:t>
        </w:r>
      </w:fldSimple>
      <w:r>
        <w:rPr>
          <w:rFonts w:hint="eastAsia"/>
        </w:rPr>
        <w:t>:K_SHARE組態對應</w:t>
      </w:r>
      <w:bookmarkEnd w:id="16"/>
    </w:p>
    <w:tbl>
      <w:tblPr>
        <w:tblW w:w="5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00"/>
        <w:gridCol w:w="1600"/>
      </w:tblGrid>
      <w:tr w:rsidR="00CE581B" w:rsidRPr="00CE581B" w14:paraId="499F3D56" w14:textId="77777777" w:rsidTr="00CE581B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90C147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539F46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N_OUTPUT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124282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K_SHARE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8E354A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佔比</w:t>
            </w:r>
          </w:p>
        </w:tc>
      </w:tr>
      <w:tr w:rsidR="00CE581B" w:rsidRPr="00CE581B" w14:paraId="72B7DE4A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00E3FB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3708EC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85E1F93" w14:textId="77777777" w:rsidR="00CE581B" w:rsidRPr="00CE581B" w:rsidRDefault="00CE581B" w:rsidP="00CE581B">
            <w:pPr>
              <w:spacing w:line="290" w:lineRule="auto"/>
            </w:pPr>
            <w: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EE1C13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09ECE13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D7B179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C03AB5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992419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0A8DC1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10416B0B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F887BA7" w14:textId="77777777" w:rsidR="00CE581B" w:rsidRPr="00CE581B" w:rsidRDefault="00CE581B" w:rsidP="00CE581B">
            <w:pPr>
              <w:spacing w:line="290" w:lineRule="auto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1FCA7DD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C075DF" w14:textId="77777777" w:rsidR="00CE581B" w:rsidRPr="00CE581B" w:rsidRDefault="00CE581B" w:rsidP="00CE581B">
            <w:pPr>
              <w:spacing w:line="290" w:lineRule="auto"/>
            </w:pPr>
            <w:r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76A26A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671E3137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B430C1" w14:textId="77777777" w:rsidR="00CE581B" w:rsidRPr="00CE581B" w:rsidRDefault="00CE581B" w:rsidP="00CE581B">
            <w:pPr>
              <w:spacing w:line="290" w:lineRule="auto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BF38F2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F89E25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D7993B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2152FB1A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530172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6B2C8E" w14:textId="77777777" w:rsidR="00CE581B" w:rsidRPr="00CE581B" w:rsidRDefault="00CE581B" w:rsidP="00CE581B">
            <w:pPr>
              <w:spacing w:line="290" w:lineRule="auto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9941FE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857129" w14:textId="77777777" w:rsidR="00CE581B" w:rsidRPr="00CE581B" w:rsidRDefault="00CE581B" w:rsidP="00CE581B">
            <w:pPr>
              <w:spacing w:line="290" w:lineRule="auto"/>
            </w:pPr>
            <w:r>
              <w:t>1/1</w:t>
            </w:r>
          </w:p>
        </w:tc>
      </w:tr>
      <w:tr w:rsidR="00CE581B" w:rsidRPr="00CE581B" w14:paraId="20F5DCE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77D9AF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E6BBC2" w14:textId="77777777" w:rsidR="00CE581B" w:rsidRPr="00CE581B" w:rsidRDefault="00CE581B" w:rsidP="00CE581B">
            <w:pPr>
              <w:spacing w:line="290" w:lineRule="auto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BDC941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DEC343" w14:textId="77777777" w:rsidR="00CE581B" w:rsidRPr="00CE581B" w:rsidRDefault="00CE581B" w:rsidP="00CE581B">
            <w:pPr>
              <w:spacing w:line="290" w:lineRule="auto"/>
            </w:pPr>
            <w:r>
              <w:t>1/1</w:t>
            </w:r>
          </w:p>
        </w:tc>
      </w:tr>
    </w:tbl>
    <w:p w14:paraId="13282B44" w14:textId="77777777" w:rsidR="00101F83" w:rsidRPr="00073B8E" w:rsidRDefault="00F6724F" w:rsidP="00101F83">
      <w:pPr>
        <w:spacing w:line="290" w:lineRule="auto"/>
      </w:pPr>
      <w:r>
        <w:t>「1/2」欄係 K_SHARE ÷ N_GROUP（= 1 ÷ N_OUTPUT）之推導結果，於 N_OUTPUT = 2 組態下即為 1/2，非規格常數；規格以 K_SHARE 為準。</w:t>
      </w:r>
    </w:p>
    <w:p w14:paraId="07107CAA" w14:textId="77777777" w:rsidR="00D74E0B" w:rsidRDefault="00000000">
      <w:pPr>
        <w:pStyle w:val="2"/>
      </w:pPr>
      <w:bookmarkStart w:id="17" w:name="_Toc238734586"/>
      <w:r>
        <w:t>3.</w:t>
      </w:r>
      <w:r>
        <w:rPr>
          <w:rFonts w:hint="eastAsia"/>
        </w:rPr>
        <w:t>3</w:t>
      </w:r>
      <w:r>
        <w:t>借電觸發條件</w:t>
      </w:r>
      <w:bookmarkEnd w:id="17"/>
    </w:p>
    <w:p w14:paraId="1E8B38A3" w14:textId="77777777" w:rsidR="000C366B" w:rsidRDefault="00EE153A" w:rsidP="000C366B">
      <w:pPr>
        <w:spacing w:before="60" w:after="80" w:line="300" w:lineRule="auto"/>
      </w:pPr>
      <w:r>
        <w:t>設計理念：當某充電槍（Output）之實際用電逼近其「當前已配置容量」之上限時，即代表現有資源不足，須向鄰近資源借電。</w:t>
      </w:r>
    </w:p>
    <w:p w14:paraId="5E088580" w14:textId="77777777" w:rsidR="00EE153A" w:rsidRPr="00B21C59" w:rsidRDefault="000C366B" w:rsidP="00EE153A">
      <w:pPr>
        <w:spacing w:before="60" w:after="80" w:line="300" w:lineRule="auto"/>
      </w:pPr>
      <w:r>
        <w:t>觸發基準為該 Output 之 Available Power，而非其所屬 REC BD 之總容量 P_RECBD。若以 P_RECBD 為基準，當該 Output 僅配置部分 SMR Group（其餘由同 REC BD 另一 Output 佔用）時，觸發條件將永無成立之可能，同 REC BD 內之借電亦無從發起。以 Available Power 為基準者，同時涵蓋同 REC BD 借電與跨 REC BD 借電之觸發判斷。</w:t>
      </w:r>
    </w:p>
    <w:p w14:paraId="07F679DD" w14:textId="77777777" w:rsidR="00EE153A" w:rsidRPr="00B21C59" w:rsidRDefault="00EE153A" w:rsidP="00EE153A">
      <w:pPr>
        <w:spacing w:before="60" w:after="80" w:line="300" w:lineRule="auto"/>
      </w:pPr>
      <w:r>
        <w:t>觸發條件：</w:t>
      </w:r>
    </w:p>
    <w:p w14:paraId="15ADB827" w14:textId="77777777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>
        <w:rPr>
          <w:rFonts w:hint="eastAsia"/>
        </w:rPr>
        <w:t xml:space="preserve">Present Power </w:t>
      </w:r>
      <w:r>
        <w:rPr>
          <w:rFonts w:ascii="Cambria Math" w:hAnsi="Cambria Math" w:cs="Cambria Math"/>
        </w:rPr>
        <w:t>≥</w:t>
      </w:r>
      <w:r>
        <w:rPr>
          <w:rFonts w:hint="eastAsia"/>
        </w:rPr>
        <w:t xml:space="preserve"> Available Power × RATIO_TRIGGER（見</w:t>
      </w:r>
      <w:r>
        <w:fldChar w:fldCharType="begin"/>
      </w:r>
      <w:r>
        <w:instrText xml:space="preserve"> REF _RefTab5 \h </w:instrText>
      </w:r>
      <w:r>
        <w:fldChar w:fldCharType="separate"/>
      </w:r>
      <w:r>
        <w:t>表 5</w:t>
      </w:r>
      <w:r>
        <w:fldChar w:fldCharType="end"/>
      </w:r>
      <w:r>
        <w:t>）。</w:t>
      </w:r>
    </w:p>
    <w:p w14:paraId="447E71BB" w14:textId="77777777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>
        <w:rPr>
          <w:rFonts w:hint="eastAsia"/>
        </w:rPr>
        <w:t>上述條件須持續 N_DEBOUNCE（見</w:t>
      </w:r>
      <w:r>
        <w:fldChar w:fldCharType="begin"/>
      </w:r>
      <w:r>
        <w:instrText xml:space="preserve"> REF _RefTab5 \h </w:instrText>
      </w:r>
      <w:r>
        <w:fldChar w:fldCharType="separate"/>
      </w:r>
      <w:r>
        <w:t>表 5</w:t>
      </w:r>
      <w:r>
        <w:fldChar w:fldCharType="end"/>
      </w:r>
      <w:r>
        <w:t>）個 step 方發起借電，以避免瞬時波動造成誤觸發。</w:t>
      </w:r>
    </w:p>
    <w:p w14:paraId="41DDEA4D" w14:textId="77777777" w:rsidR="002B3117" w:rsidRPr="00B21C59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>
        <w:rPr>
          <w:rFonts w:hint="eastAsia"/>
        </w:rPr>
        <w:t>期間任一 step 未達標，持續計數歸零；借電完成後計數重置。</w:t>
      </w:r>
    </w:p>
    <w:p w14:paraId="0FE5842B" w14:textId="2A1E4011" w:rsidR="00FE7C75" w:rsidRPr="00FE7C75" w:rsidRDefault="00FE7C75" w:rsidP="00FE7C75">
      <w:pPr>
        <w:pStyle w:val="2"/>
      </w:pPr>
      <w:bookmarkStart w:id="18" w:name="_RefSec35"/>
      <w:bookmarkStart w:id="19" w:name="_Toc238734587"/>
      <w:r>
        <w:rPr>
          <w:rFonts w:hint="eastAsia"/>
        </w:rPr>
        <w:t>3</w:t>
      </w:r>
      <w:r>
        <w:t>.</w:t>
      </w:r>
      <w:bookmarkEnd w:id="18"/>
      <w:r>
        <w:rPr>
          <w:rFonts w:hint="eastAsia"/>
        </w:rPr>
        <w:t>4借出單位限制</w:t>
      </w:r>
      <w:bookmarkEnd w:id="19"/>
    </w:p>
    <w:p w14:paraId="35BDBCA1" w14:textId="77777777" w:rsidR="00FE7C75" w:rsidRPr="00FE7C75" w:rsidRDefault="00FE7C75" w:rsidP="00E6203B">
      <w:pPr>
        <w:spacing w:before="60" w:after="80" w:line="300" w:lineRule="auto"/>
      </w:pPr>
      <w:r>
        <w:t>限制內容：</w:t>
      </w:r>
    </w:p>
    <w:p w14:paraId="43108393" w14:textId="77FF7169" w:rsidR="008E32AA" w:rsidRDefault="00FE7C75" w:rsidP="008E32AA">
      <w:pPr>
        <w:pStyle w:val="a4"/>
        <w:numPr>
          <w:ilvl w:val="0"/>
          <w:numId w:val="20"/>
        </w:numPr>
        <w:spacing w:before="60" w:after="80" w:line="300" w:lineRule="auto"/>
      </w:pPr>
      <w:r>
        <w:t>情境一之全數取用與情境三之盡可能釋出，其數量由該情境之規則決定，不受 K_SHARE 單位限制。</w:t>
      </w:r>
    </w:p>
    <w:p w14:paraId="23BB144F" w14:textId="77777777" w:rsidR="008E32AA" w:rsidRPr="008E32AA" w:rsidRDefault="008E32AA" w:rsidP="008E32AA">
      <w:pPr>
        <w:spacing w:before="60" w:after="80" w:line="300" w:lineRule="auto"/>
      </w:pPr>
      <w:r w:rsidRPr="008E32AA">
        <w:lastRenderedPageBreak/>
        <w:t>取用情境：各段之取用數量與檢核條件，依目標 REC BD 之 SMR Group「可釋出」數量區分為下列三種情境：</w:t>
      </w: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2300"/>
        <w:gridCol w:w="3100"/>
      </w:tblGrid>
      <w:tr w:rsidR="008E32AA" w:rsidRPr="008E32AA" w14:paraId="1215954A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06EA92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情境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61D502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適用條件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356BC4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取用數量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742753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功率條件檢核</w:t>
            </w:r>
          </w:p>
        </w:tc>
      </w:tr>
      <w:tr w:rsidR="008E32AA" w:rsidRPr="008E32AA" w14:paraId="43F270D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10CEE34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一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1B352E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目標 REC BD 之 SMR Group 全部可釋出（無使用中）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D3FBF4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全部相鄰且可達之 SMR Group，不受 K_SHARE 單位限制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759C1B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無須檢核</w:t>
            </w:r>
          </w:p>
        </w:tc>
      </w:tr>
      <w:tr w:rsidR="008E32AA" w:rsidRPr="008E32AA" w14:paraId="2DC0462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6DF579F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二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314A1A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 xml:space="preserve">可釋出之 SMR Group </w:t>
            </w:r>
            <w:r w:rsidRPr="008E32AA">
              <w:rPr>
                <w:rFonts w:ascii="Cambria Math" w:hAnsi="Cambria Math" w:cs="Cambria Math"/>
              </w:rPr>
              <w:t>≥</w:t>
            </w:r>
            <w:r w:rsidRPr="008E32AA">
              <w:t xml:space="preserve"> K_SHARE 個，且未達全部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F48B08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固定 K_SHARE 個 SMR Group（其中須有 K_SHARE 個相鄰且可達）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868599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餘裕條件作為條件並保留下限（見下）</w:t>
            </w:r>
          </w:p>
        </w:tc>
      </w:tr>
      <w:tr w:rsidR="008E32AA" w:rsidRPr="008E32AA" w14:paraId="59D6254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44F2A18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0EA6D9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可釋出之 SMR Group 不足 K_SHARE 個，且目標 REC BD 已有 SMR Group 借出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239B4A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盡可能釋出之最大數量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093228" w14:textId="77777777" w:rsidR="008E32AA" w:rsidRPr="008E32AA" w:rsidRDefault="008E32AA" w:rsidP="008E32AA">
            <w:pPr>
              <w:spacing w:before="60" w:after="80" w:line="300" w:lineRule="auto"/>
            </w:pPr>
            <w:r w:rsidRPr="008E32AA">
              <w:t>餘裕條件作為條件並保留下限（見下）</w:t>
            </w:r>
          </w:p>
        </w:tc>
      </w:tr>
    </w:tbl>
    <w:p w14:paraId="07614BFF" w14:textId="77777777" w:rsidR="008E32AA" w:rsidRPr="008E32AA" w:rsidRDefault="008E32AA" w:rsidP="008E32AA">
      <w:pPr>
        <w:spacing w:before="60" w:after="80" w:line="300" w:lineRule="auto"/>
      </w:pPr>
      <w:r w:rsidRPr="008E32AA">
        <w:rPr>
          <w:b/>
          <w:bCs/>
        </w:rPr>
        <w:t>餘裕條件</w:t>
      </w:r>
      <w:r w:rsidRPr="008E32AA">
        <w:t>：情境二、三之出借方 Output 均須滿足下式，方可釋出：</w:t>
      </w:r>
    </w:p>
    <w:p w14:paraId="3AAD2D62" w14:textId="77777777" w:rsidR="008E32AA" w:rsidRPr="008E32AA" w:rsidRDefault="008E32AA" w:rsidP="008E32AA">
      <w:pPr>
        <w:spacing w:before="60" w:after="80" w:line="300" w:lineRule="auto"/>
      </w:pPr>
      <w:r w:rsidRPr="008E32AA">
        <w:t xml:space="preserve">Present Power &lt; (Available Power </w:t>
      </w:r>
      <w:r w:rsidRPr="008E32AA">
        <w:rPr>
          <w:rFonts w:ascii="Cambria Math" w:hAnsi="Cambria Math" w:cs="Cambria Math"/>
        </w:rPr>
        <w:t>−</w:t>
      </w:r>
      <w:r w:rsidRPr="008E32AA">
        <w:t xml:space="preserve"> 欲釋出之 SMR Group 容量加總) × RATIO_HEADROOM（</w:t>
      </w:r>
      <w:proofErr w:type="spellStart"/>
      <w:r w:rsidRPr="008E32AA">
        <w:t>RATIO_HEADROOM</w:t>
      </w:r>
      <w:proofErr w:type="spellEnd"/>
      <w:r w:rsidRPr="008E32AA">
        <w:t xml:space="preserve"> 本版值見 3.8）</w:t>
      </w:r>
    </w:p>
    <w:p w14:paraId="0A74D16A" w14:textId="77777777" w:rsidR="008E32AA" w:rsidRPr="008E32AA" w:rsidRDefault="008E32AA" w:rsidP="008E32AA">
      <w:pPr>
        <w:spacing w:before="60" w:after="80" w:line="300" w:lineRule="auto"/>
      </w:pPr>
      <w:r w:rsidRPr="008E32AA">
        <w:t xml:space="preserve">保留下限：出借方釋出後之剩餘容量，須不小於其釋出前之 Present Power，以確保當前充電中之 EV 不因借電而降載。當 RATIO_HEADROOM </w:t>
      </w:r>
      <w:r w:rsidRPr="008E32AA">
        <w:rPr>
          <w:rFonts w:ascii="Cambria Math" w:hAnsi="Cambria Math" w:cs="Cambria Math"/>
        </w:rPr>
        <w:t>≤</w:t>
      </w:r>
      <w:r w:rsidRPr="008E32AA">
        <w:t xml:space="preserve"> 1 時（3.8 之允許範圍），本下限為餘裕條件之必然結果，不另列為獨立檢核；本段保留為設計依據之說明。</w:t>
      </w:r>
    </w:p>
    <w:p w14:paraId="3E928CBA" w14:textId="77777777" w:rsidR="008E32AA" w:rsidRPr="008E32AA" w:rsidRDefault="008E32AA" w:rsidP="008E32AA">
      <w:pPr>
        <w:spacing w:before="60" w:after="80" w:line="300" w:lineRule="auto"/>
      </w:pPr>
      <w:r w:rsidRPr="008E32AA">
        <w:t>「盡可能釋出」之定義：指在滿足餘裕條件之前提下，可釋出之最大 SMR Group 數量。其求解方式屬實作細節，不受本規格拘束（見引言之 WHAT／HOW 分界），惟求解結果須恰為滿足上述條件之最大數量。</w:t>
      </w:r>
    </w:p>
    <w:p w14:paraId="172D7E69" w14:textId="7C04641F" w:rsidR="008E32AA" w:rsidRPr="008E32AA" w:rsidRDefault="008E32AA" w:rsidP="008E32AA">
      <w:pPr>
        <w:spacing w:before="60" w:after="80" w:line="300" w:lineRule="auto"/>
      </w:pPr>
      <w:r w:rsidRPr="008E32AA">
        <w:t>情境一之補充：目標 REC BD 之 SMR Group 全部可釋出時（同 REC BD 借電時，自身之 Output 不算在內），無 EV 需受保護，故無須檢核，直接取用全部相鄰且可達之 SMR Group。凡有任何使用中或外借之 SMR Group，即不屬本情境，應依情境二、三或 借出限制（不足 K_SHARE 且無外借者不予借出）處理。</w:t>
      </w:r>
    </w:p>
    <w:p w14:paraId="3D08D1A3" w14:textId="7FD4F444" w:rsidR="00877590" w:rsidRPr="00877590" w:rsidRDefault="00877590" w:rsidP="003B0BBA">
      <w:pPr>
        <w:pStyle w:val="2"/>
      </w:pPr>
      <w:bookmarkStart w:id="20" w:name="_RefSec35b"/>
      <w:bookmarkStart w:id="21" w:name="_Toc238734588"/>
      <w:r>
        <w:t>3.</w:t>
      </w:r>
      <w:r>
        <w:rPr>
          <w:rFonts w:hint="eastAsia"/>
        </w:rPr>
        <w:t>5</w:t>
      </w:r>
      <w:r>
        <w:t>借電成立條件</w:t>
      </w:r>
      <w:bookmarkEnd w:id="20"/>
      <w:bookmarkEnd w:id="21"/>
    </w:p>
    <w:p w14:paraId="165F328F" w14:textId="77777777" w:rsidR="00877590" w:rsidRPr="00877590" w:rsidRDefault="00877590" w:rsidP="00877590">
      <w:pPr>
        <w:spacing w:after="60" w:line="290" w:lineRule="auto"/>
      </w:pPr>
      <w:r>
        <w:rPr>
          <w:b/>
          <w:bCs/>
        </w:rPr>
        <w:t>設計理念：</w:t>
      </w:r>
      <w:r>
        <w:t>借電須同時滿足「借入方確有需求」與「出借方確有餘裕」，出借方釋出</w:t>
      </w:r>
      <w:r>
        <w:lastRenderedPageBreak/>
        <w:t>資源後不得反使自身供電不足。</w:t>
      </w:r>
    </w:p>
    <w:p w14:paraId="5D235158" w14:textId="77777777" w:rsidR="00877590" w:rsidRPr="00877590" w:rsidRDefault="00877590" w:rsidP="00877590">
      <w:pPr>
        <w:spacing w:after="60" w:line="290" w:lineRule="auto"/>
      </w:pPr>
      <w:r>
        <w:t>取用順序：借電觸發後，借入方應依下列順序逐段嘗試取得資源：</w:t>
      </w:r>
    </w:p>
    <w:p w14:paraId="2EF47C0E" w14:textId="77777777" w:rsidR="00877590" w:rsidRPr="00877590" w:rsidRDefault="00877590" w:rsidP="00877590">
      <w:pPr>
        <w:numPr>
          <w:ilvl w:val="0"/>
          <w:numId w:val="11"/>
        </w:numPr>
        <w:spacing w:after="60" w:line="290" w:lineRule="auto"/>
      </w:pPr>
      <w:r>
        <w:t>同 REC BD：向同一 REC BD 之另一 Output 徵求。</w:t>
      </w:r>
    </w:p>
    <w:p w14:paraId="7447EBD1" w14:textId="77777777" w:rsidR="00877590" w:rsidRPr="00877590" w:rsidRDefault="00877590" w:rsidP="00877590">
      <w:pPr>
        <w:numPr>
          <w:ilvl w:val="0"/>
          <w:numId w:val="11"/>
        </w:numPr>
        <w:spacing w:after="60" w:line="290" w:lineRule="auto"/>
      </w:pPr>
      <w:r>
        <w:t>上方相鄰 REC BD逐階嘗試。</w:t>
      </w:r>
    </w:p>
    <w:p w14:paraId="062E9CC0" w14:textId="77777777" w:rsidR="00877590" w:rsidRPr="00877590" w:rsidRDefault="00877590" w:rsidP="00877590">
      <w:pPr>
        <w:numPr>
          <w:ilvl w:val="0"/>
          <w:numId w:val="11"/>
        </w:numPr>
        <w:spacing w:after="60" w:line="290" w:lineRule="auto"/>
      </w:pPr>
      <w:r>
        <w:t>下方相鄰 REC BD逐階嘗試。</w:t>
      </w:r>
    </w:p>
    <w:p w14:paraId="454033E9" w14:textId="77777777" w:rsidR="00877590" w:rsidRPr="00877590" w:rsidRDefault="00877590" w:rsidP="00877590">
      <w:pPr>
        <w:spacing w:after="60" w:line="290" w:lineRule="auto"/>
      </w:pPr>
      <w:r>
        <w:t>向上鏈終止後方進入向下鏈，N 階走訪之詳細規則見 3.6。</w:t>
      </w:r>
    </w:p>
    <w:p w14:paraId="4B145A65" w14:textId="77777777" w:rsidR="00877590" w:rsidRPr="00877590" w:rsidRDefault="00877590" w:rsidP="00877590">
      <w:pPr>
        <w:spacing w:after="60" w:line="290" w:lineRule="auto"/>
      </w:pPr>
      <w:r>
        <w:rPr>
          <w:b/>
          <w:bCs/>
        </w:rPr>
        <w:t>連續嘗試之適用範圍：</w:t>
      </w:r>
      <w:r>
        <w:t>「連續嘗試」指前一段取得資源後仍不足以解除 3.3 之觸發條件時，於同一借電回合內立即進入下一段之行為。「資源仍不足」為其前提；至於是否得以續行，則依下一段目標 REC BD 之狀態而定：</w:t>
      </w:r>
    </w:p>
    <w:p w14:paraId="66DCABFB" w14:textId="57C81121" w:rsidR="00877590" w:rsidRPr="00877590" w:rsidRDefault="00877590" w:rsidP="00877590">
      <w:pPr>
        <w:numPr>
          <w:ilvl w:val="0"/>
          <w:numId w:val="17"/>
        </w:numPr>
        <w:spacing w:after="60" w:line="290" w:lineRule="auto"/>
      </w:pPr>
      <w:r>
        <w:t>目標 REC BD 屬</w:t>
      </w:r>
      <w:r w:rsidR="00F577AC">
        <w:rPr>
          <w:rFonts w:hint="eastAsia"/>
        </w:rPr>
        <w:t>3.4</w:t>
      </w:r>
      <w:r>
        <w:t>情境一（全數可釋出）：得於同一借電回合內連續嘗試，無須重新滿足觸發條件，亦不重新計算 N_DEBOUNCE。</w:t>
      </w:r>
    </w:p>
    <w:p w14:paraId="3ABEAD7A" w14:textId="4AB6E5EF" w:rsidR="00877590" w:rsidRPr="00877590" w:rsidRDefault="00877590" w:rsidP="00877590">
      <w:pPr>
        <w:numPr>
          <w:ilvl w:val="0"/>
          <w:numId w:val="17"/>
        </w:numPr>
        <w:spacing w:after="60" w:line="290" w:lineRule="auto"/>
      </w:pPr>
      <w:r>
        <w:t>目標 REC BD 屬</w:t>
      </w:r>
      <w:r w:rsidR="00F577AC">
        <w:rPr>
          <w:rFonts w:hint="eastAsia"/>
        </w:rPr>
        <w:t>3.4</w:t>
      </w:r>
      <w:r>
        <w:t>情境二、三（部分釋出）：完成該次取用後即結束本借電回合，不得於同一回合內續行。後續借電須待觸發條件重新連續成立達 N_DEBOUNCE 個 step，方啟動下一借電回合。</w:t>
      </w:r>
    </w:p>
    <w:p w14:paraId="2EB96273" w14:textId="77777777" w:rsidR="00EB1D1F" w:rsidRDefault="00EB1D1F" w:rsidP="00FE7C75">
      <w:pPr>
        <w:pStyle w:val="2"/>
      </w:pPr>
      <w:bookmarkStart w:id="22" w:name="_RefSec36"/>
      <w:bookmarkStart w:id="23" w:name="_Toc238734589"/>
      <w:r>
        <w:t>3.</w:t>
      </w:r>
      <w:r>
        <w:rPr>
          <w:rFonts w:hint="eastAsia"/>
        </w:rPr>
        <w:t>6</w:t>
      </w:r>
      <w:bookmarkEnd w:id="22"/>
      <w:r>
        <w:rPr>
          <w:rFonts w:hint="eastAsia"/>
        </w:rPr>
        <w:t xml:space="preserve"> N階跨 REC BD</w:t>
      </w:r>
      <w:r>
        <w:t>借電</w:t>
      </w:r>
      <w:bookmarkEnd w:id="23"/>
    </w:p>
    <w:p w14:paraId="1902A97A" w14:textId="77777777" w:rsidR="00450701" w:rsidRPr="00450701" w:rsidRDefault="00450701" w:rsidP="00450701">
      <w:pPr>
        <w:spacing w:before="60" w:after="80" w:line="300" w:lineRule="auto"/>
      </w:pPr>
      <w:r>
        <w:t>設計理念：需求極大時，得沿環形拓撲向外延伸至多階 REC BD 借電，而非僅限相鄰之第 1 階。實際可延伸之階數由組態參數 N_MAX_HOP 決定，一階借電與 N 階借電同屬本節規則之不同組態，非兩套獨立邏輯。惟各階之可借狀態於借電發起前無法預知，故採逐階循序嘗試，不預先判斷任一階之條件是否成立。</w:t>
      </w:r>
    </w:p>
    <w:p w14:paraId="162C5CAE" w14:textId="77777777" w:rsidR="00450701" w:rsidRPr="00450701" w:rsidRDefault="00450701" w:rsidP="00450701">
      <w:pPr>
        <w:spacing w:before="60" w:after="80" w:line="300" w:lineRule="auto"/>
      </w:pPr>
      <w:r>
        <w:t xml:space="preserve">逐階串接之可達性限制：第 n 階（n </w:t>
      </w:r>
      <w:r>
        <w:rPr>
          <w:rFonts w:ascii="Cambria Math" w:hAnsi="Cambria Math" w:cs="Cambria Math"/>
        </w:rPr>
        <w:t>≥</w:t>
      </w:r>
      <w:r>
        <w:t xml:space="preserve"> 2）REC BD 之 SMR Group 若欲供電予借入方 Output，其電流路徑須經過第 1 階至第 n</w:t>
      </w:r>
      <w:r>
        <w:rPr>
          <w:rFonts w:ascii="Cambria Math" w:hAnsi="Cambria Math" w:cs="Cambria Math"/>
        </w:rPr>
        <w:t>−</w:t>
      </w:r>
      <w:r>
        <w:t>1 階之各 REC BD。因此：</w:t>
      </w:r>
    </w:p>
    <w:p w14:paraId="3EEC2AE5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>
        <w:t>沿途各階 REC BD 須已將其 SMR Group 全數讓出，方能形成通往下一階之路徑。</w:t>
      </w:r>
    </w:p>
    <w:p w14:paraId="05366910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>
        <w:t>不得跳階借電：第 n 階未能全數讓出時，第 n+1 階即不可達，該方向之走訪即告終止。</w:t>
      </w:r>
    </w:p>
    <w:p w14:paraId="1369446F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>
        <w:t>有使用中 SMR Group 之 REC BD（情境二、三）受餘裕條件保護，其 SMR Group 不可能全數讓出。故向上鏈與向下鏈僅能沿情境一（全數可釋出）之 REC BD 連續借電；遇情境二、三之 REC BD 時，取得該處資源後該方向即終止，不再前進。</w:t>
      </w:r>
    </w:p>
    <w:p w14:paraId="487323F3" w14:textId="77777777" w:rsidR="00450701" w:rsidRPr="00450701" w:rsidRDefault="00450701" w:rsidP="00450701">
      <w:pPr>
        <w:spacing w:before="60" w:after="80" w:line="300" w:lineRule="auto"/>
      </w:pPr>
      <w:r>
        <w:t>走訪規則：</w:t>
      </w:r>
    </w:p>
    <w:p w14:paraId="04370204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>走訪方向優先序為先向上、後向下。向上鏈於下列任一條件成立時終止：抵達階數上限 N_MAX_HOP；當階 REC BD 屬情境二或情境三（取得資源後終止）；或當階未能取得任何 SMR Group（含依 3.4 借出限制不予借出者）。</w:t>
      </w:r>
    </w:p>
    <w:p w14:paraId="4D54F3AC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lastRenderedPageBreak/>
        <w:t>向上鏈終止後，若觸發條件仍成立，依相同規則進行向下鏈走訪。</w:t>
      </w:r>
    </w:p>
    <w:p w14:paraId="4F14EB5E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>借入方所屬之 REC BD 不列入向上鏈與向下鏈之走訪範圍。</w:t>
      </w:r>
    </w:p>
    <w:p w14:paraId="709665D7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 xml:space="preserve">階數上限由組態參數 N_MAX_HOP 決定，允許範圍為 1 至 N_RECBD </w:t>
      </w:r>
      <w:r>
        <w:rPr>
          <w:rFonts w:ascii="Cambria Math" w:hAnsi="Cambria Math" w:cs="Cambria Math"/>
        </w:rPr>
        <w:t>−</w:t>
      </w:r>
      <w:r>
        <w:t xml:space="preserve"> 1，自借入方所屬 REC BD 沿單一方向起算，向上鏈與向下鏈各自適用，非雙向合計。各設定值之語意如下：</w:t>
      </w:r>
    </w:p>
    <w:p w14:paraId="54CDCA23" w14:textId="77777777" w:rsidR="00450701" w:rsidRPr="00450701" w:rsidRDefault="00450701" w:rsidP="00450701">
      <w:pPr>
        <w:spacing w:before="60" w:after="80" w:line="300" w:lineRule="auto"/>
      </w:pPr>
      <w:r>
        <w:t>– N_MAX_HOP = 1：一階借電，向上鏈與向下鏈各僅嘗試相鄰之第 1 階；因無第 2 階，本節「逐階串接之可達性限制」不生效。</w:t>
      </w:r>
    </w:p>
    <w:p w14:paraId="75D0833E" w14:textId="77777777" w:rsidR="00450701" w:rsidRPr="00450701" w:rsidRDefault="00450701" w:rsidP="00450701">
      <w:pPr>
        <w:spacing w:before="60" w:after="80" w:line="300" w:lineRule="auto"/>
      </w:pPr>
      <w:r>
        <w:t xml:space="preserve">– N_MAX_HOP </w:t>
      </w:r>
      <w:r>
        <w:rPr>
          <w:rFonts w:ascii="Cambria Math" w:hAnsi="Cambria Math" w:cs="Cambria Math"/>
        </w:rPr>
        <w:t>≥</w:t>
      </w:r>
      <w:r>
        <w:t xml:space="preserve"> 2：N 階借電，依本節走訪規則逐階向外延伸，至任一終止條件成立為止。</w:t>
      </w:r>
    </w:p>
    <w:p w14:paraId="5B47DC41" w14:textId="77777777" w:rsidR="00450701" w:rsidRPr="00450701" w:rsidRDefault="00450701" w:rsidP="00450701">
      <w:pPr>
        <w:spacing w:before="60" w:after="80" w:line="300" w:lineRule="auto"/>
      </w:pPr>
      <w:r>
        <w:t xml:space="preserve">– 本版值為 N_RECBD </w:t>
      </w:r>
      <w:r>
        <w:rPr>
          <w:rFonts w:ascii="Cambria Math" w:hAnsi="Cambria Math" w:cs="Cambria Math"/>
        </w:rPr>
        <w:t>−</w:t>
      </w:r>
      <w:r>
        <w:t xml:space="preserve"> 1（本版為 3），即以環形耗盡為終止條件。</w:t>
      </w:r>
    </w:p>
    <w:p w14:paraId="6ED997D5" w14:textId="77777777" w:rsidR="00881500" w:rsidRPr="00450701" w:rsidRDefault="00450701" w:rsidP="00450701">
      <w:pPr>
        <w:spacing w:before="60" w:after="80" w:line="300" w:lineRule="auto"/>
      </w:pPr>
      <w:r>
        <w:t xml:space="preserve">回合與階數之關係：多階借電得於同一借電回合內連續進行，至任一終止條件成立為止。沿途 REC BD 皆屬情境一時，走訪即於同一回合內連續完成；當回合因取得情境二、三之 REC BD 之資源而終止時，後續借電（含向下鏈之續行）須待觸發條件重新連續成立達 N_DEBOUNCE 個 step，方啟動下一借電回合（與 </w:t>
      </w:r>
      <w:r>
        <w:fldChar w:fldCharType="begin"/>
      </w:r>
      <w:r w:rsidR="00881500">
        <w:instrText xml:space="preserve"> REF _RefSec35b \h </w:instrText>
      </w:r>
      <w:r>
        <w:fldChar w:fldCharType="separate"/>
      </w:r>
      <w:r w:rsidR="00881500">
        <w:t>3.5</w:t>
      </w:r>
      <w:r>
        <w:fldChar w:fldCharType="end"/>
      </w:r>
      <w:r>
        <w:t xml:space="preserve"> 連續嘗試之規定一致）。</w:t>
      </w:r>
      <w:r>
        <w:rPr>
          <w:rFonts w:hint="eastAsia"/>
        </w:rPr>
        <w:t xml:space="preserve"> </w:t>
      </w:r>
    </w:p>
    <w:p w14:paraId="2CA2A7A3" w14:textId="77777777" w:rsidR="00C26BF8" w:rsidRPr="00C3012F" w:rsidRDefault="003D06C4" w:rsidP="00115F76">
      <w:pPr>
        <w:pStyle w:val="2"/>
      </w:pPr>
      <w:bookmarkStart w:id="24" w:name="_Toc238734590"/>
      <w:r>
        <w:t>3.</w:t>
      </w:r>
      <w:r>
        <w:rPr>
          <w:rFonts w:hint="eastAsia"/>
        </w:rPr>
        <w:t>7</w:t>
      </w:r>
      <w:r>
        <w:t>被動式調整</w:t>
      </w:r>
      <w:r>
        <w:rPr>
          <w:rFonts w:hint="eastAsia"/>
        </w:rPr>
        <w:t>功率</w:t>
      </w:r>
      <w:r>
        <w:t>原則</w:t>
      </w:r>
      <w:bookmarkEnd w:id="24"/>
    </w:p>
    <w:p w14:paraId="7705E95C" w14:textId="77777777" w:rsidR="00340425" w:rsidRDefault="00340425" w:rsidP="00340425">
      <w:pPr>
        <w:spacing w:before="60" w:after="80" w:line="300" w:lineRule="auto"/>
      </w:pPr>
      <w:r>
        <w:t>設計理念：本演算法為被動式</w:t>
      </w:r>
      <w:r>
        <w:rPr>
          <w:rFonts w:hint="eastAsia"/>
        </w:rPr>
        <w:t>調整功率</w:t>
      </w:r>
      <w:r>
        <w:t>。</w:t>
      </w:r>
    </w:p>
    <w:p w14:paraId="38D663C3" w14:textId="77777777" w:rsidR="003D06C4" w:rsidRDefault="00340425" w:rsidP="004D1556">
      <w:pPr>
        <w:spacing w:after="120" w:line="300" w:lineRule="auto"/>
      </w:pPr>
      <w:r>
        <w:t>僅於「被請求」（收到借電請求或來車事件）時，才重算自身 SMR Group 配置；不因 EV 用電下降而主動動態調整。</w:t>
      </w:r>
    </w:p>
    <w:p w14:paraId="13BDF4B4" w14:textId="77777777" w:rsidR="0033619C" w:rsidRDefault="00000000">
      <w:pPr>
        <w:spacing w:before="60" w:after="80" w:line="300" w:lineRule="auto"/>
      </w:pPr>
      <w:r>
        <w:rPr>
          <w:b/>
          <w:bCs/>
        </w:rPr>
        <w:t>處理規則：</w:t>
      </w:r>
    </w:p>
    <w:p w14:paraId="79614E17" w14:textId="77777777" w:rsidR="0033619C" w:rsidRDefault="00000000">
      <w:pPr>
        <w:numPr>
          <w:ilvl w:val="0"/>
          <w:numId w:val="9"/>
        </w:numPr>
        <w:spacing w:line="290" w:lineRule="auto"/>
      </w:pPr>
      <w:r>
        <w:t>「被請求」事件限於下列二類：來車事件（3.2）與借電請求（3.3 觸發後之取用流程）。</w:t>
      </w:r>
    </w:p>
    <w:p w14:paraId="24FDCB1B" w14:textId="77777777" w:rsidR="0033619C" w:rsidRDefault="00000000">
      <w:pPr>
        <w:numPr>
          <w:ilvl w:val="0"/>
          <w:numId w:val="9"/>
        </w:numPr>
        <w:spacing w:line="290" w:lineRule="auto"/>
      </w:pPr>
      <w:r>
        <w:t>僅得於上述事件之處理流程內重算並變更自身 SMR Group 配置；非事件期間不得發生任何配置變更（驗收依 4.2 被動性指標）。</w:t>
      </w:r>
    </w:p>
    <w:p w14:paraId="3765A34D" w14:textId="77777777" w:rsidR="0033619C" w:rsidRDefault="00000000">
      <w:pPr>
        <w:numPr>
          <w:ilvl w:val="0"/>
          <w:numId w:val="9"/>
        </w:numPr>
        <w:spacing w:line="290" w:lineRule="auto"/>
      </w:pPr>
      <w:r>
        <w:t>EV 之 Present Power 下降（含降至 0 而未拔槍）不構成事件，不得據以主動回收模組或重新配置；已借出之資源亦不因出借方負載變化而主動索還。</w:t>
      </w:r>
    </w:p>
    <w:p w14:paraId="5136884E" w14:textId="1BBD06B8" w:rsidR="0033619C" w:rsidRDefault="00000000">
      <w:pPr>
        <w:numPr>
          <w:ilvl w:val="0"/>
          <w:numId w:val="9"/>
        </w:numPr>
        <w:spacing w:line="290" w:lineRule="auto"/>
      </w:pPr>
      <w:r>
        <w:t>本演算法不維護跨事件之借電歷史狀態；情境判定僅依事件當下之 SMR Group 使用狀況（</w:t>
      </w:r>
      <w:r w:rsidR="00E61B81">
        <w:rPr>
          <w:rFonts w:hint="eastAsia"/>
        </w:rPr>
        <w:t>3.4</w:t>
      </w:r>
      <w:r>
        <w:t>「可釋出」之定義）為之，不得由計時器或輪詢主動觸發配置變更。</w:t>
      </w:r>
    </w:p>
    <w:p w14:paraId="3417EF2E" w14:textId="77777777" w:rsidR="001234C6" w:rsidRDefault="001234C6" w:rsidP="00C3012F">
      <w:pPr>
        <w:pStyle w:val="2"/>
        <w:spacing w:before="240"/>
      </w:pPr>
      <w:bookmarkStart w:id="25" w:name="_Toc238734591"/>
      <w:r>
        <w:t>3.</w:t>
      </w:r>
      <w:r>
        <w:rPr>
          <w:rFonts w:hint="eastAsia"/>
        </w:rPr>
        <w:t>8系統參數與</w:t>
      </w:r>
      <w:r>
        <w:t>硬體限制</w:t>
      </w:r>
      <w:bookmarkEnd w:id="25"/>
    </w:p>
    <w:p w14:paraId="153F7F32" w14:textId="77777777" w:rsidR="00E40FF9" w:rsidRDefault="00E40FF9" w:rsidP="00E40FF9">
      <w:pPr>
        <w:spacing w:before="60" w:after="80" w:line="300" w:lineRule="auto"/>
      </w:pPr>
      <w:r>
        <w:t>本節定義規格全文所引用之參數名稱</w:t>
      </w:r>
      <w:r>
        <w:rPr>
          <w:rFonts w:hint="eastAsia"/>
        </w:rPr>
        <w:t>，</w:t>
      </w:r>
      <w:r>
        <w:t>下表「本版值」欄為實作預設值，均須做成外部可調變數，不得硬編碼於程式中。</w:t>
      </w:r>
    </w:p>
    <w:p w14:paraId="3FFF5F94" w14:textId="77777777" w:rsidR="0031790E" w:rsidRDefault="0031790E" w:rsidP="0031790E">
      <w:pPr>
        <w:pStyle w:val="af1"/>
        <w:keepNext/>
      </w:pPr>
      <w:bookmarkStart w:id="26" w:name="_RefTab5"/>
      <w:bookmarkStart w:id="27" w:name="_Toc238719390"/>
      <w:r>
        <w:lastRenderedPageBreak/>
        <w:t xml:space="preserve">表 </w:t>
      </w:r>
      <w:fldSimple w:instr=" SEQ 表 \* ARABIC ">
        <w:r>
          <w:rPr>
            <w:noProof/>
          </w:rPr>
          <w:t>5</w:t>
        </w:r>
      </w:fldSimple>
      <w:bookmarkEnd w:id="26"/>
      <w:r>
        <w:rPr>
          <w:rFonts w:hint="eastAsia"/>
        </w:rPr>
        <w:t>:本版值系統參數</w:t>
      </w:r>
      <w:bookmarkEnd w:id="27"/>
    </w:p>
    <w:tbl>
      <w:tblPr>
        <w:tblW w:w="8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68"/>
        <w:gridCol w:w="4932"/>
      </w:tblGrid>
      <w:tr w:rsidR="00405D26" w:rsidRPr="00405D26" w14:paraId="29113877" w14:textId="77777777" w:rsidTr="00405D26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02965E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參數名稱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4F79AD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本版值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4FBC068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405D26" w:rsidRPr="00405D26" w14:paraId="4B086E0C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AFE92D" w14:textId="77777777" w:rsidR="00405D26" w:rsidRPr="00D85D79" w:rsidRDefault="00405D26" w:rsidP="00405D26">
            <w:pPr>
              <w:spacing w:before="60" w:after="80" w:line="300" w:lineRule="auto"/>
            </w:pPr>
            <w:r>
              <w:t>N_RECBD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9122D0" w14:textId="77777777" w:rsidR="00405D26" w:rsidRPr="00D85D79" w:rsidRDefault="00405D26" w:rsidP="00405D26">
            <w:pPr>
              <w:spacing w:before="60" w:after="80" w:line="300" w:lineRule="auto"/>
            </w:pPr>
            <w:r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F159A2" w14:textId="77777777" w:rsidR="00405D26" w:rsidRPr="00D85D79" w:rsidRDefault="00405D26" w:rsidP="00405D26">
            <w:pPr>
              <w:spacing w:before="60" w:after="80" w:line="300" w:lineRule="auto"/>
            </w:pPr>
            <w:r>
              <w:t>REC BD 數量，範圍 1–16</w:t>
            </w:r>
          </w:p>
        </w:tc>
      </w:tr>
      <w:tr w:rsidR="00405D26" w:rsidRPr="00405D26" w14:paraId="4C20CB90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72A62B" w14:textId="77777777" w:rsidR="00405D26" w:rsidRPr="00D85D79" w:rsidRDefault="00405D26" w:rsidP="00405D26">
            <w:pPr>
              <w:spacing w:before="60" w:after="80" w:line="300" w:lineRule="auto"/>
            </w:pPr>
            <w:r>
              <w:t>N_OUTPUT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5D7100" w14:textId="77777777" w:rsidR="00405D26" w:rsidRPr="00D85D79" w:rsidRDefault="00405D26" w:rsidP="00405D26">
            <w:pPr>
              <w:spacing w:before="60" w:after="80" w:line="300" w:lineRule="auto"/>
            </w:pPr>
            <w:r>
              <w:t>2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C4DB5F" w14:textId="77777777" w:rsidR="00405D26" w:rsidRPr="00D85D79" w:rsidRDefault="00405D26" w:rsidP="00405D26">
            <w:pPr>
              <w:spacing w:before="60" w:after="80" w:line="300" w:lineRule="auto"/>
            </w:pPr>
            <w:r>
              <w:t>每 REC BD 之充電槍數，1 或 2</w:t>
            </w:r>
          </w:p>
        </w:tc>
      </w:tr>
      <w:tr w:rsidR="00405D26" w:rsidRPr="00405D26" w14:paraId="662F915C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2E3D6A" w14:textId="77777777" w:rsidR="00405D26" w:rsidRPr="00D85D79" w:rsidRDefault="00405D26" w:rsidP="00405D26">
            <w:pPr>
              <w:spacing w:before="60" w:after="80" w:line="300" w:lineRule="auto"/>
            </w:pPr>
            <w:r>
              <w:t>N_GROUP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5F6C6C8" w14:textId="77777777" w:rsidR="00405D26" w:rsidRPr="00D85D79" w:rsidRDefault="00405D26" w:rsidP="00405D26">
            <w:pPr>
              <w:spacing w:before="60" w:after="80" w:line="300" w:lineRule="auto"/>
            </w:pPr>
            <w:r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348DC4" w14:textId="77777777" w:rsidR="00405D26" w:rsidRPr="00D85D79" w:rsidRDefault="00405D26" w:rsidP="00405D26">
            <w:pPr>
              <w:spacing w:before="60" w:after="80" w:line="300" w:lineRule="auto"/>
            </w:pPr>
            <w:r>
              <w:t>每 REC BD 之 SMR Group 數，須為 2 的倍數且為 N_OUTPUT 之整數倍</w:t>
            </w:r>
          </w:p>
        </w:tc>
      </w:tr>
      <w:tr w:rsidR="00405D26" w:rsidRPr="00405D26" w14:paraId="45727F11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E86B9C" w14:textId="77777777" w:rsidR="00405D26" w:rsidRPr="00D85D79" w:rsidRDefault="00405D26" w:rsidP="00405D26">
            <w:pPr>
              <w:spacing w:before="60" w:after="80" w:line="300" w:lineRule="auto"/>
            </w:pPr>
            <w:r>
              <w:t>P_MODULE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751CCE" w14:textId="77777777" w:rsidR="00405D26" w:rsidRPr="00D85D79" w:rsidRDefault="00405D26" w:rsidP="00405D26">
            <w:pPr>
              <w:spacing w:before="60" w:after="80" w:line="300" w:lineRule="auto"/>
            </w:pPr>
            <w:r>
              <w:t>25kW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DF0292" w14:textId="77777777" w:rsidR="00405D26" w:rsidRPr="00D85D79" w:rsidRDefault="00405D26" w:rsidP="00405D26">
            <w:pPr>
              <w:spacing w:before="60" w:after="80" w:line="300" w:lineRule="auto"/>
            </w:pPr>
            <w:r>
              <w:t>SMR 模組容量，SMR 為最小單位</w:t>
            </w:r>
          </w:p>
        </w:tc>
      </w:tr>
      <w:tr w:rsidR="00405D26" w:rsidRPr="00405D26" w14:paraId="09DEAB94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819BD2" w14:textId="77777777" w:rsidR="00405D26" w:rsidRPr="00D85D79" w:rsidRDefault="00405D26" w:rsidP="00405D26">
            <w:pPr>
              <w:spacing w:before="60" w:after="80" w:line="300" w:lineRule="auto"/>
            </w:pPr>
            <w:r>
              <w:t>N_MODULE(g)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43AFAB" w14:textId="77777777" w:rsidR="00405D26" w:rsidRPr="00D85D79" w:rsidRDefault="00405D26" w:rsidP="00405D26">
            <w:pPr>
              <w:spacing w:before="60" w:after="80" w:line="300" w:lineRule="auto"/>
            </w:pPr>
            <w:r>
              <w:t>2／3（混合）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B6E792" w14:textId="77777777" w:rsidR="00405D26" w:rsidRPr="00D85D79" w:rsidRDefault="00405D26" w:rsidP="00405D26">
            <w:pPr>
              <w:spacing w:before="60" w:after="80" w:line="300" w:lineRule="auto"/>
            </w:pPr>
            <w:r>
              <w:t>第 g 個 SMR Group 之模組數，允許 2 或 3（詳見 2.1）；P_GROUP(g) 據此推導</w:t>
            </w:r>
          </w:p>
        </w:tc>
      </w:tr>
      <w:tr w:rsidR="00405D26" w:rsidRPr="00405D26" w14:paraId="00373270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68F095" w14:textId="77777777" w:rsidR="00405D26" w:rsidRPr="00D85D79" w:rsidRDefault="00405D26" w:rsidP="00405D26">
            <w:pPr>
              <w:spacing w:before="60" w:after="80" w:line="300" w:lineRule="auto"/>
            </w:pPr>
            <w:r>
              <w:t>P_GROUP(g)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E25739" w14:textId="77777777" w:rsidR="00405D26" w:rsidRPr="00D85D79" w:rsidRDefault="00405D26" w:rsidP="00405D26">
            <w:pPr>
              <w:spacing w:before="60" w:after="80" w:line="300" w:lineRule="auto"/>
            </w:pPr>
            <w:r>
              <w:t>50 / 75kW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391068" w14:textId="77777777" w:rsidR="00405D26" w:rsidRPr="00D85D79" w:rsidRDefault="00405D26" w:rsidP="00405D26">
            <w:pPr>
              <w:spacing w:before="60" w:after="80" w:line="300" w:lineRule="auto"/>
            </w:pPr>
            <w:r>
              <w:t>P_GROUP(g) = N_MODULE(g) × P_MODULE，即第 g 個 SMR Group 之容量；由組態推導，非獨立參數</w:t>
            </w:r>
          </w:p>
        </w:tc>
      </w:tr>
      <w:tr w:rsidR="00405D26" w:rsidRPr="00405D26" w14:paraId="26FC0EBC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969F31" w14:textId="77777777" w:rsidR="00405D26" w:rsidRPr="00D85D79" w:rsidRDefault="00405D26" w:rsidP="00405D26">
            <w:pPr>
              <w:spacing w:before="60" w:after="80" w:line="300" w:lineRule="auto"/>
            </w:pPr>
            <w:r>
              <w:t>P_RECBD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6616F6" w14:textId="77777777" w:rsidR="00405D26" w:rsidRPr="00D85D79" w:rsidRDefault="00405D26" w:rsidP="00405D26">
            <w:pPr>
              <w:spacing w:before="60" w:after="80" w:line="300" w:lineRule="auto"/>
            </w:pPr>
            <w:r>
              <w:t>250kW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8B9C68" w14:textId="77777777" w:rsidR="00405D26" w:rsidRPr="00D85D79" w:rsidRDefault="00405D26" w:rsidP="00405D26">
            <w:pPr>
              <w:spacing w:before="60" w:after="80" w:line="300" w:lineRule="auto"/>
            </w:pPr>
            <w:r>
              <w:t>該 REC BD 內全部 SMR Group 容量加總；由組態推導，非獨立參數</w:t>
            </w:r>
          </w:p>
        </w:tc>
      </w:tr>
      <w:tr w:rsidR="00405D26" w:rsidRPr="00405D26" w14:paraId="1A93210B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CE0AAE" w14:textId="77777777" w:rsidR="00405D26" w:rsidRPr="00D85D79" w:rsidRDefault="00405D26" w:rsidP="00405D26">
            <w:pPr>
              <w:spacing w:before="60" w:after="80" w:line="300" w:lineRule="auto"/>
            </w:pPr>
            <w:r>
              <w:t>K_SHARE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7C7A85" w14:textId="77777777" w:rsidR="00405D26" w:rsidRPr="00D85D79" w:rsidRDefault="00405D26" w:rsidP="00405D26">
            <w:pPr>
              <w:spacing w:before="60" w:after="80" w:line="300" w:lineRule="auto"/>
            </w:pPr>
            <w:r>
              <w:t>N_GROUP ÷ N_OUTPUT（本版為 2）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751AD5" w14:textId="77777777" w:rsidR="00405D26" w:rsidRPr="00D85D79" w:rsidRDefault="00405D26" w:rsidP="00405D26">
            <w:pPr>
              <w:spacing w:before="60" w:after="80" w:line="300" w:lineRule="auto"/>
            </w:pPr>
            <w:r>
              <w:t>N_GROUP ÷ N_OUTPUT，起充保底數量與借電之借出單位（3.4 情境二）</w:t>
            </w:r>
          </w:p>
        </w:tc>
      </w:tr>
      <w:tr w:rsidR="00405D26" w:rsidRPr="00405D26" w14:paraId="26C2E632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967574C" w14:textId="77777777" w:rsidR="00405D26" w:rsidRPr="00D85D79" w:rsidRDefault="00405D26" w:rsidP="00405D26">
            <w:pPr>
              <w:spacing w:before="60" w:after="80" w:line="300" w:lineRule="auto"/>
            </w:pPr>
            <w:r>
              <w:t>N_MAX_HOP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8CD035" w14:textId="77777777" w:rsidR="00405D26" w:rsidRPr="00D85D79" w:rsidRDefault="00405D26" w:rsidP="00405D26">
            <w:pPr>
              <w:spacing w:before="60" w:after="80" w:line="300" w:lineRule="auto"/>
            </w:pPr>
            <w:r>
              <w:t xml:space="preserve">N_RECBD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1（本版為 3）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1C53AD" w14:textId="77777777" w:rsidR="00405D26" w:rsidRPr="00D85D79" w:rsidRDefault="00450701" w:rsidP="00405D26">
            <w:pPr>
              <w:spacing w:before="60" w:after="80" w:line="300" w:lineRule="auto"/>
            </w:pPr>
            <w:r>
              <w:t xml:space="preserve">跨 REC BD 借電之最大階數，允許範圍 1 至 N_RECBD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1，自借入方沿單一方向起算；1 為一階借電，</w:t>
            </w:r>
            <w:r>
              <w:rPr>
                <w:rFonts w:ascii="Cambria Math" w:hAnsi="Cambria Math" w:cs="Cambria Math"/>
              </w:rPr>
              <w:t>≥</w:t>
            </w:r>
            <w:r>
              <w:t>2 為 N 階借電（詳見 3.6）</w:t>
            </w:r>
          </w:p>
        </w:tc>
      </w:tr>
      <w:tr w:rsidR="00405D26" w:rsidRPr="00405D26" w14:paraId="2A460A7D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05D78B" w14:textId="77777777" w:rsidR="00405D26" w:rsidRPr="00D85D79" w:rsidRDefault="00405D26" w:rsidP="00405D26">
            <w:pPr>
              <w:spacing w:before="60" w:after="80" w:line="300" w:lineRule="auto"/>
            </w:pPr>
            <w:r>
              <w:t>RATIO_TRIGGER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12ABEFE" w14:textId="77777777" w:rsidR="00405D26" w:rsidRPr="00D85D79" w:rsidRDefault="00405D26" w:rsidP="00405D26">
            <w:pPr>
              <w:spacing w:before="60" w:after="80" w:line="300" w:lineRule="auto"/>
            </w:pPr>
            <w:r>
              <w:t>0.95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FEE0BC3" w14:textId="77777777" w:rsidR="00405D26" w:rsidRPr="00D85D79" w:rsidRDefault="00405D26" w:rsidP="00405D26">
            <w:pPr>
              <w:spacing w:before="60" w:after="80" w:line="300" w:lineRule="auto"/>
            </w:pPr>
            <w:r>
              <w:t>借電觸發係數（詳見 3.3）</w:t>
            </w:r>
          </w:p>
        </w:tc>
      </w:tr>
      <w:tr w:rsidR="00405D26" w:rsidRPr="00405D26" w14:paraId="3514FC54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C0D1E4C" w14:textId="77777777" w:rsidR="00405D26" w:rsidRPr="00D85D79" w:rsidRDefault="00405D26" w:rsidP="00405D26">
            <w:pPr>
              <w:spacing w:before="60" w:after="80" w:line="300" w:lineRule="auto"/>
            </w:pPr>
            <w:r>
              <w:t>RATIO_HEADROOM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502EFC" w14:textId="77777777" w:rsidR="00405D26" w:rsidRPr="00D85D79" w:rsidRDefault="00405D26" w:rsidP="00405D26">
            <w:pPr>
              <w:spacing w:before="60" w:after="80" w:line="300" w:lineRule="auto"/>
            </w:pPr>
            <w:r>
              <w:t>0.9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277088" w14:textId="77777777" w:rsidR="00405D26" w:rsidRPr="00D85D79" w:rsidRDefault="00405D26" w:rsidP="00405D26">
            <w:pPr>
              <w:spacing w:before="60" w:after="80" w:line="300" w:lineRule="auto"/>
            </w:pPr>
            <w:r>
              <w:t>借出餘裕係數，允許範圍 ≤ 1（詳見 3.4）</w:t>
            </w:r>
          </w:p>
        </w:tc>
      </w:tr>
      <w:tr w:rsidR="00405D26" w:rsidRPr="00405D26" w14:paraId="37AE91B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210414" w14:textId="77777777" w:rsidR="00405D26" w:rsidRPr="00D85D79" w:rsidRDefault="00405D26" w:rsidP="00405D26">
            <w:pPr>
              <w:spacing w:before="60" w:after="80" w:line="300" w:lineRule="auto"/>
            </w:pPr>
            <w:r>
              <w:t>N_DEBOUNCE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AA61368" w14:textId="77777777" w:rsidR="00405D26" w:rsidRPr="00D85D79" w:rsidRDefault="00405D26" w:rsidP="00405D26">
            <w:pPr>
              <w:spacing w:before="60" w:after="80" w:line="300" w:lineRule="auto"/>
            </w:pPr>
            <w:r>
              <w:t>3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437A11" w14:textId="77777777" w:rsidR="00405D26" w:rsidRPr="00D85D79" w:rsidRDefault="00405D26" w:rsidP="00405D26">
            <w:pPr>
              <w:spacing w:before="60" w:after="80" w:line="300" w:lineRule="auto"/>
            </w:pPr>
            <w:r>
              <w:t>觸發條件須持續成立之 step 數（詳見 3.3）</w:t>
            </w:r>
          </w:p>
        </w:tc>
      </w:tr>
    </w:tbl>
    <w:p w14:paraId="3F196536" w14:textId="77777777" w:rsidR="0030049D" w:rsidRPr="0030049D" w:rsidRDefault="0030049D" w:rsidP="0030049D">
      <w:pPr>
        <w:spacing w:before="60" w:after="80" w:line="300" w:lineRule="auto"/>
      </w:pPr>
      <w:r>
        <w:rPr>
          <w:b/>
          <w:bCs/>
        </w:rPr>
        <w:t>拓撲硬約束：</w:t>
      </w:r>
    </w:p>
    <w:p w14:paraId="4C4CAC45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>
        <w:t>Output 僅能直連至最前與最後的 SMR Group。</w:t>
      </w:r>
    </w:p>
    <w:p w14:paraId="3479C33C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>
        <w:lastRenderedPageBreak/>
        <w:t>N_GROUP 須為 N_OUTPUT 之整數倍，且須為 2 的倍數，不得為 1。</w:t>
      </w:r>
    </w:p>
    <w:p w14:paraId="3E43AB6A" w14:textId="77777777" w:rsidR="0030049D" w:rsidRDefault="0030049D" w:rsidP="0030049D">
      <w:pPr>
        <w:numPr>
          <w:ilvl w:val="0"/>
          <w:numId w:val="12"/>
        </w:numPr>
        <w:spacing w:before="60" w:after="80" w:line="300" w:lineRule="auto"/>
      </w:pPr>
      <w:r>
        <w:t xml:space="preserve">每一 REC BD 最多支援 2 個 Output（N_OUTPUT </w:t>
      </w:r>
      <w:r>
        <w:rPr>
          <w:rFonts w:ascii="Cambria Math" w:hAnsi="Cambria Math" w:cs="Cambria Math"/>
        </w:rPr>
        <w:t>≤</w:t>
      </w:r>
      <w:r>
        <w:t xml:space="preserve"> 2）。</w:t>
      </w:r>
    </w:p>
    <w:p w14:paraId="4513DA73" w14:textId="77777777" w:rsidR="00405D26" w:rsidRPr="0030049D" w:rsidRDefault="00405D26" w:rsidP="00405D26">
      <w:pPr>
        <w:pStyle w:val="a4"/>
        <w:numPr>
          <w:ilvl w:val="0"/>
          <w:numId w:val="12"/>
        </w:numPr>
        <w:spacing w:after="60" w:line="288" w:lineRule="auto"/>
      </w:pPr>
      <w:r>
        <w:rPr>
          <w:rFonts w:hint="eastAsia"/>
        </w:rPr>
        <w:t xml:space="preserve">第 n 階（n </w:t>
      </w:r>
      <w:r>
        <w:rPr>
          <w:rFonts w:ascii="Cambria Math" w:hAnsi="Cambria Math" w:cs="Cambria Math"/>
        </w:rPr>
        <w:t>≥</w:t>
      </w:r>
      <w:r>
        <w:rPr>
          <w:rFonts w:hint="eastAsia"/>
        </w:rPr>
        <w:t xml:space="preserve"> 2）之 SMR Group 須經第 1 階至第 n</w:t>
      </w:r>
      <w:r>
        <w:rPr>
          <w:rFonts w:ascii="Cambria Math" w:hAnsi="Cambria Math" w:cs="Cambria Math"/>
        </w:rPr>
        <w:t>−</w:t>
      </w:r>
      <w:r>
        <w:rPr>
          <w:rFonts w:hint="eastAsia"/>
        </w:rPr>
        <w:t>1 階之路徑方可達借入方，不存在跳階之直接連線（詳見 3.6）。</w:t>
      </w:r>
    </w:p>
    <w:p w14:paraId="25B0388F" w14:textId="77777777" w:rsidR="00E40FF9" w:rsidRPr="00E40FF9" w:rsidRDefault="0030049D" w:rsidP="00E40FF9">
      <w:pPr>
        <w:spacing w:before="60" w:after="80" w:line="300" w:lineRule="auto"/>
      </w:pPr>
      <w:r>
        <w:rPr>
          <w:b/>
          <w:bCs/>
        </w:rPr>
        <w:t>判斷基準：</w:t>
      </w:r>
      <w:r>
        <w:t>SMR 模組容量可能變動（P_MODULE 為 25kW 之整數倍，Group 容量因而有 50kW／75kW 等組合），故演算法一律以 SMR Group 數量為判斷單位；程式中不得硬編碼 125kW 等功率字面值，亦不得硬編碼 2 個 Group 等組態相依數量。</w:t>
      </w:r>
    </w:p>
    <w:p w14:paraId="74768410" w14:textId="77777777" w:rsidR="00D74E0B" w:rsidRDefault="00000000" w:rsidP="001E0F95">
      <w:pPr>
        <w:pStyle w:val="1"/>
      </w:pPr>
      <w:bookmarkStart w:id="28" w:name="_Toc238734592"/>
      <w:r>
        <w:t>4. 性能指標</w:t>
      </w:r>
      <w:bookmarkEnd w:id="28"/>
    </w:p>
    <w:p w14:paraId="01B549E9" w14:textId="77777777" w:rsidR="001A5CB8" w:rsidRDefault="001A5CB8" w:rsidP="00737438">
      <w:pPr>
        <w:pStyle w:val="2"/>
        <w:spacing w:before="240"/>
      </w:pPr>
      <w:bookmarkStart w:id="29" w:name="_Toc238734593"/>
      <w:r>
        <w:t>4.1 演算法正確性</w:t>
      </w:r>
      <w:bookmarkEnd w:id="29"/>
    </w:p>
    <w:p w14:paraId="22E118EF" w14:textId="77777777" w:rsidR="00FB1FBE" w:rsidRPr="00FB1FBE" w:rsidRDefault="00FB1FBE" w:rsidP="00FB1FBE">
      <w:pPr>
        <w:pStyle w:val="a4"/>
        <w:numPr>
          <w:ilvl w:val="0"/>
          <w:numId w:val="4"/>
        </w:numPr>
        <w:spacing w:after="60" w:line="290" w:lineRule="auto"/>
      </w:pPr>
      <w:r>
        <w:t>起充保底：來車事件觸發後，來車 Output 應於該次事件處理完成後，取得至少 K_SHARE 個 SMR Group，且該等 Group 須彼此相鄰並可達該 Output。回歸情境集合中違反次數應為 0。</w:t>
      </w:r>
    </w:p>
    <w:p w14:paraId="30863F87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>取用順序：每一次借電應依同 REC BD、向上鏈、向下鏈之順序逐一嘗試；向上鏈未終止前不得進入向下鏈，向下鏈應自借入方所屬 REC BD 之下方第 1 階起算。回歸情境集合中順序違反次數應為 0。</w:t>
      </w:r>
    </w:p>
    <w:p w14:paraId="293FD917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逐階可達性：不得出現跳階借電，即第 n 階（n </w:t>
      </w:r>
      <w:r>
        <w:rPr>
          <w:rFonts w:ascii="Cambria Math" w:hAnsi="Cambria Math" w:cs="Cambria Math"/>
        </w:rPr>
        <w:t>≥</w:t>
      </w:r>
      <w:r>
        <w:t xml:space="preserve"> 2）取得資源時，第 1 階至第 n</w:t>
      </w:r>
      <w:r>
        <w:rPr>
          <w:rFonts w:ascii="Cambria Math" w:hAnsi="Cambria Math" w:cs="Cambria Math"/>
        </w:rPr>
        <w:t>−</w:t>
      </w:r>
      <w:r>
        <w:t>1 階均應已全數讓出。回歸情境集合中違反次數應為 0。</w:t>
      </w:r>
    </w:p>
    <w:p w14:paraId="1177FFEE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階數上限：任一借電事件於單一方向所觸及之最大階數不得超過 N_MAX_HOP，向上鏈與向下鏈各自計算，且不得走訪借入方所屬之 REC BD。N_MAX_HOP = 1 時不得出現第 2 階以上之取用。回歸情境集合中違反次數應為 0。 </w:t>
      </w:r>
    </w:p>
    <w:p w14:paraId="43A20642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>回合邊界：目標 REC BD 屬情境二、三者，取得資源後應即結束該借電回合；屬情境一者，得於同一回合內續行。回歸情境集合中違反次數應為 0。</w:t>
      </w:r>
    </w:p>
    <w:p w14:paraId="39D6DFAE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>取用數量：情境一應取用全部相鄰且可達之 SMR Group；情境二應恰為 K_SHARE 個；情境三應等於「盡可能釋出」所推導之最大數量；依 3.4 借出限制不予借出者，取用數量應為 0。回歸情境集合中數量不符次數應為 0。</w:t>
      </w:r>
    </w:p>
    <w:p w14:paraId="034FD78D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借出條件：情境二、三之出借方於決策當下，均應以實際釋出之 Group 容量加總滿足餘裕條件 Present Power &lt; (Available Power </w:t>
      </w:r>
      <w:r>
        <w:rPr>
          <w:rFonts w:ascii="Cambria Math" w:hAnsi="Cambria Math" w:cs="Cambria Math"/>
        </w:rPr>
        <w:t>−</w:t>
      </w:r>
      <w:r>
        <w:t xml:space="preserve"> 欲釋出 Group 容量加總) × RATIO_HEADROOM（</w:t>
      </w:r>
      <w:proofErr w:type="spellStart"/>
      <w:r>
        <w:t>RATIO_HEADROOM</w:t>
      </w:r>
      <w:proofErr w:type="spellEnd"/>
      <w:r>
        <w:t xml:space="preserve"> ≤ 1 時，保留下限：釋出後剩餘容量 </w:t>
      </w:r>
      <w:r>
        <w:rPr>
          <w:rFonts w:ascii="Cambria Math" w:hAnsi="Cambria Math" w:cs="Cambria Math"/>
        </w:rPr>
        <w:t>≥</w:t>
      </w:r>
      <w:r>
        <w:t xml:space="preserve"> 釋出前 Present Power，為其必然結果，得作交叉驗證）。情境一及因來車事件中斷所致之釋出不適用本條，後者改依起充保底項驗證。回歸情境集合中違反次數應為 0。</w:t>
      </w:r>
    </w:p>
    <w:p w14:paraId="290CFEB0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lastRenderedPageBreak/>
        <w:t>情境判定：各次借電所套用之情境（一／二／三或不予借出）應與決策當下依「可釋出」定義判定之結果一致；系統不得維護或依賴跨事件之借電次數狀態。回歸情境集合中不一致次數應為 0。</w:t>
      </w:r>
    </w:p>
    <w:p w14:paraId="72935DD5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借電觸發判斷：以 Present Power </w:t>
      </w:r>
      <w:r>
        <w:rPr>
          <w:rFonts w:ascii="Cambria Math" w:hAnsi="Cambria Math" w:cs="Cambria Math"/>
        </w:rPr>
        <w:t>≥</w:t>
      </w:r>
      <w:r>
        <w:t xml:space="preserve"> Available Power </w:t>
      </w:r>
      <w:r>
        <w:rPr>
          <w:rFonts w:hint="eastAsia"/>
        </w:rPr>
        <w:t>×</w:t>
      </w:r>
      <w:r>
        <w:t xml:space="preserve"> RATIO_TRIGGER（含等於）且連續成立達 N_DEBOUNCE 個 step，為發起借電之充分必要條件。未滿足上述條件而發起借電者為誤觸發；已滿足上述條件且存在可借資源而未發起借電者為漏觸發。回歸情境集合中兩者次數均應為 0。</w:t>
      </w:r>
    </w:p>
    <w:p w14:paraId="1A83B88E" w14:textId="77777777" w:rsidR="0033619C" w:rsidRDefault="00000000">
      <w:pPr>
        <w:pStyle w:val="a4"/>
        <w:numPr>
          <w:ilvl w:val="0"/>
          <w:numId w:val="4"/>
        </w:numPr>
        <w:spacing w:line="290" w:lineRule="auto"/>
      </w:pPr>
      <w:r>
        <w:t>驗證獨立性：4.1 與 4.2 所列指標之判定，須由獨立於受測演算法之檢核程序，依事件與狀態紀錄重演比對產生；不得直接採用受測程式自身之計數器輸出作為通過依據，以避免邏輯錯誤連帶污染指標。</w:t>
      </w:r>
    </w:p>
    <w:p w14:paraId="4A4BE2F2" w14:textId="77777777" w:rsidR="001A5CB8" w:rsidRDefault="001A5CB8" w:rsidP="00FB1FBE">
      <w:pPr>
        <w:pStyle w:val="2"/>
        <w:spacing w:before="240"/>
      </w:pPr>
      <w:bookmarkStart w:id="30" w:name="_Toc238734594"/>
      <w:r>
        <w:t>4.2 穩定性</w:t>
      </w:r>
      <w:bookmarkEnd w:id="30"/>
    </w:p>
    <w:p w14:paraId="5C4E4311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>
        <w:t>防震盪：同一對 Output 間不得於短期內反覆借出／收回（N-step 遲滯生效），觀察期內震盪事件為 0。</w:t>
      </w:r>
    </w:p>
    <w:p w14:paraId="416FC542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>
        <w:t>被動性：Group 配置變更僅得由借電請求或來車事件引發，非事件觸發之配置變更為 0。</w:t>
      </w:r>
    </w:p>
    <w:p w14:paraId="77EF45E5" w14:textId="77777777" w:rsidR="001A5CB8" w:rsidRDefault="001A5CB8" w:rsidP="00737438">
      <w:pPr>
        <w:pStyle w:val="2"/>
        <w:spacing w:before="240"/>
      </w:pPr>
      <w:bookmarkStart w:id="31" w:name="_Toc238734595"/>
      <w:r>
        <w:t>4.3 可維護性與可移植性</w:t>
      </w:r>
      <w:bookmarkEnd w:id="31"/>
    </w:p>
    <w:p w14:paraId="315968FD" w14:textId="77777777" w:rsidR="00864F19" w:rsidRPr="00864F19" w:rsidRDefault="00864F19" w:rsidP="00864F19">
      <w:pPr>
        <w:pStyle w:val="a4"/>
        <w:numPr>
          <w:ilvl w:val="0"/>
          <w:numId w:val="4"/>
        </w:numPr>
        <w:spacing w:after="60" w:line="290" w:lineRule="auto"/>
      </w:pPr>
      <w:r>
        <w:t>參數化：3.8 所列各項參數均為外部可調參數，調整後無需修改程式即生效。</w:t>
      </w:r>
    </w:p>
    <w:p w14:paraId="4E1D830F" w14:textId="77777777" w:rsidR="00864F19" w:rsidRPr="00864F19" w:rsidRDefault="0019349D" w:rsidP="00864F19">
      <w:pPr>
        <w:pStyle w:val="a4"/>
        <w:numPr>
          <w:ilvl w:val="0"/>
          <w:numId w:val="4"/>
        </w:numPr>
        <w:spacing w:line="290" w:lineRule="auto"/>
      </w:pPr>
      <w:r>
        <w:t xml:space="preserve">組態涵蓋性：回歸情境集合須涵蓋 N_GROUP、N_OUTPUT、N_RECBD、P_MODULE 與 N_MAX_HOP 之多種組合，不得僅驗證參考組態；其中 N_MAX_HOP 須至少涵蓋 1（一階借電）與 </w:t>
      </w:r>
      <w:r>
        <w:rPr>
          <w:rFonts w:ascii="Cambria Math" w:hAnsi="Cambria Math" w:cs="Cambria Math"/>
        </w:rPr>
        <w:t>≥</w:t>
      </w:r>
      <w:r>
        <w:t>2（N 階借電）兩種情形。</w:t>
      </w:r>
    </w:p>
    <w:p w14:paraId="5D39A56C" w14:textId="542B51D9" w:rsidR="0033619C" w:rsidRDefault="00000000">
      <w:pPr>
        <w:pStyle w:val="a4"/>
        <w:numPr>
          <w:ilvl w:val="0"/>
          <w:numId w:val="4"/>
        </w:numPr>
        <w:spacing w:line="290" w:lineRule="auto"/>
      </w:pPr>
      <w:r>
        <w:t xml:space="preserve">回歸組態定義：回歸情境集合所用之組態須於測試計畫中明列，至少包含：(a) 參考組態；(b) N_OUTPUT = 1 之組態；(c) N_RECBD 之邊界組態（1、2、3、16，涵蓋無環形與環形拓撲）；(d) N_GROUP 之最小值 2 與較大值 8；(e) N_MAX_HOP = 1 與 N_MAX_HOP = N_RECBD − 1；(f) P_MODULE </w:t>
      </w:r>
      <w:r>
        <w:rPr>
          <w:rFonts w:hint="eastAsia"/>
        </w:rPr>
        <w:t>變更</w:t>
      </w:r>
      <w:r>
        <w:t>替代值</w:t>
      </w:r>
      <w:r>
        <w:rPr>
          <w:rFonts w:hint="eastAsia"/>
        </w:rPr>
        <w:t>50</w:t>
      </w:r>
      <w:r>
        <w:t>。</w:t>
      </w:r>
    </w:p>
    <w:p w14:paraId="078C0B50" w14:textId="77777777" w:rsidR="001A5CB8" w:rsidRPr="00371076" w:rsidRDefault="00864F19" w:rsidP="00864F19">
      <w:pPr>
        <w:pStyle w:val="a4"/>
        <w:numPr>
          <w:ilvl w:val="0"/>
          <w:numId w:val="4"/>
        </w:numPr>
        <w:spacing w:line="290" w:lineRule="auto"/>
      </w:pPr>
      <w:r>
        <w:t>回歸驗證：多維度回歸測試通過率 100%。</w:t>
      </w:r>
    </w:p>
    <w:sectPr w:rsidR="001A5CB8" w:rsidRPr="0037107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91BB" w14:textId="77777777" w:rsidR="00281BFE" w:rsidRDefault="00281BFE" w:rsidP="00AD6435">
      <w:r>
        <w:separator/>
      </w:r>
    </w:p>
  </w:endnote>
  <w:endnote w:type="continuationSeparator" w:id="0">
    <w:p w14:paraId="0EE0F009" w14:textId="77777777" w:rsidR="00281BFE" w:rsidRDefault="00281BFE" w:rsidP="00AD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2D3F" w14:textId="77777777" w:rsidR="001B70FC" w:rsidRPr="001B70FC" w:rsidRDefault="001B70FC" w:rsidP="001B70FC">
    <w:pPr>
      <w:pStyle w:val="ab"/>
    </w:pPr>
    <w:r w:rsidRPr="001B70FC">
      <w:t xml:space="preserve">                                       </w:t>
    </w:r>
    <w:r w:rsidRPr="001B70FC">
      <w:tab/>
    </w:r>
    <w:r w:rsidRPr="001B70FC">
      <w:fldChar w:fldCharType="begin"/>
    </w:r>
    <w:r w:rsidRPr="001B70FC">
      <w:instrText>PAGE   \* MERGEFORMAT</w:instrText>
    </w:r>
    <w:r w:rsidRPr="001B70FC">
      <w:fldChar w:fldCharType="separate"/>
    </w:r>
    <w:r w:rsidRPr="001B70FC">
      <w:t>1</w:t>
    </w:r>
    <w:r w:rsidRPr="001B70FC">
      <w:fldChar w:fldCharType="end"/>
    </w:r>
  </w:p>
  <w:p w14:paraId="238B9771" w14:textId="77777777" w:rsidR="001B70FC" w:rsidRDefault="001B70FC">
    <w:pPr>
      <w:pStyle w:val="ab"/>
      <w:rPr>
        <w:ins w:id="32" w:author="SONNY.LEE 李松年" w:date="2025-11-13T15:00:00Z" w16du:dateUtc="2025-11-13T07:00:00Z"/>
      </w:rPr>
    </w:pPr>
  </w:p>
  <w:p w14:paraId="3D3D7D74" w14:textId="77777777" w:rsidR="0059104B" w:rsidRPr="0059104B" w:rsidRDefault="0059104B" w:rsidP="0059104B">
    <w:pPr>
      <w:pStyle w:val="ab"/>
    </w:pPr>
    <w:r w:rsidRPr="0059104B">
      <w:rPr>
        <w:rFonts w:hint="eastAsia"/>
      </w:rPr>
      <w:t>(EVCS_充電槍與模塊最佳化配置案_202</w:t>
    </w:r>
    <w:r w:rsidR="00D17ED5">
      <w:rPr>
        <w:rFonts w:hint="eastAsia"/>
      </w:rPr>
      <w:t>6</w:t>
    </w:r>
    <w:r w:rsidRPr="0059104B">
      <w:rPr>
        <w:rFonts w:hint="eastAsia"/>
      </w:rPr>
      <w:t>) 4-1-1. New Technology Performance Spec</w:t>
    </w:r>
  </w:p>
  <w:p w14:paraId="7B0295D7" w14:textId="77777777" w:rsidR="0059104B" w:rsidRDefault="005910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F0A82" w14:textId="77777777" w:rsidR="00281BFE" w:rsidRDefault="00281BFE" w:rsidP="00AD6435">
      <w:r>
        <w:separator/>
      </w:r>
    </w:p>
  </w:footnote>
  <w:footnote w:type="continuationSeparator" w:id="0">
    <w:p w14:paraId="2CFBC4D2" w14:textId="77777777" w:rsidR="00281BFE" w:rsidRDefault="00281BFE" w:rsidP="00AD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80D"/>
    <w:multiLevelType w:val="hybridMultilevel"/>
    <w:tmpl w:val="AE42AF22"/>
    <w:lvl w:ilvl="0" w:tplc="565CA118">
      <w:start w:val="1"/>
      <w:numFmt w:val="decimal"/>
      <w:lvlText w:val="%1."/>
      <w:lvlJc w:val="left"/>
      <w:pPr>
        <w:ind w:left="480" w:hanging="300"/>
      </w:pPr>
    </w:lvl>
    <w:lvl w:ilvl="1" w:tplc="81D41860">
      <w:numFmt w:val="decimal"/>
      <w:lvlText w:val=""/>
      <w:lvlJc w:val="left"/>
      <w:pPr>
        <w:ind w:left="0" w:firstLine="0"/>
      </w:pPr>
    </w:lvl>
    <w:lvl w:ilvl="2" w:tplc="632289F2">
      <w:numFmt w:val="decimal"/>
      <w:lvlText w:val=""/>
      <w:lvlJc w:val="left"/>
      <w:pPr>
        <w:ind w:left="0" w:firstLine="0"/>
      </w:pPr>
    </w:lvl>
    <w:lvl w:ilvl="3" w:tplc="B0DA1E18">
      <w:numFmt w:val="decimal"/>
      <w:lvlText w:val=""/>
      <w:lvlJc w:val="left"/>
      <w:pPr>
        <w:ind w:left="0" w:firstLine="0"/>
      </w:pPr>
    </w:lvl>
    <w:lvl w:ilvl="4" w:tplc="F0D822D2">
      <w:numFmt w:val="decimal"/>
      <w:lvlText w:val=""/>
      <w:lvlJc w:val="left"/>
      <w:pPr>
        <w:ind w:left="0" w:firstLine="0"/>
      </w:pPr>
    </w:lvl>
    <w:lvl w:ilvl="5" w:tplc="456CC964">
      <w:numFmt w:val="decimal"/>
      <w:lvlText w:val=""/>
      <w:lvlJc w:val="left"/>
      <w:pPr>
        <w:ind w:left="0" w:firstLine="0"/>
      </w:pPr>
    </w:lvl>
    <w:lvl w:ilvl="6" w:tplc="859AF508">
      <w:numFmt w:val="decimal"/>
      <w:lvlText w:val=""/>
      <w:lvlJc w:val="left"/>
      <w:pPr>
        <w:ind w:left="0" w:firstLine="0"/>
      </w:pPr>
    </w:lvl>
    <w:lvl w:ilvl="7" w:tplc="F2821A26">
      <w:numFmt w:val="decimal"/>
      <w:lvlText w:val=""/>
      <w:lvlJc w:val="left"/>
      <w:pPr>
        <w:ind w:left="0" w:firstLine="0"/>
      </w:pPr>
    </w:lvl>
    <w:lvl w:ilvl="8" w:tplc="7A22CB1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B76E37"/>
    <w:multiLevelType w:val="hybridMultilevel"/>
    <w:tmpl w:val="F354972C"/>
    <w:lvl w:ilvl="0" w:tplc="009C9F24">
      <w:start w:val="1"/>
      <w:numFmt w:val="bullet"/>
      <w:lvlText w:val="•"/>
      <w:lvlJc w:val="left"/>
      <w:pPr>
        <w:ind w:left="480" w:hanging="240"/>
      </w:pPr>
    </w:lvl>
    <w:lvl w:ilvl="1" w:tplc="B27EFF42">
      <w:numFmt w:val="decimal"/>
      <w:lvlText w:val=""/>
      <w:lvlJc w:val="left"/>
      <w:pPr>
        <w:ind w:left="0" w:firstLine="0"/>
      </w:pPr>
    </w:lvl>
    <w:lvl w:ilvl="2" w:tplc="1136C398">
      <w:numFmt w:val="decimal"/>
      <w:lvlText w:val=""/>
      <w:lvlJc w:val="left"/>
      <w:pPr>
        <w:ind w:left="0" w:firstLine="0"/>
      </w:pPr>
    </w:lvl>
    <w:lvl w:ilvl="3" w:tplc="32B22BE0">
      <w:numFmt w:val="decimal"/>
      <w:lvlText w:val=""/>
      <w:lvlJc w:val="left"/>
      <w:pPr>
        <w:ind w:left="0" w:firstLine="0"/>
      </w:pPr>
    </w:lvl>
    <w:lvl w:ilvl="4" w:tplc="8DF42AD0">
      <w:numFmt w:val="decimal"/>
      <w:lvlText w:val=""/>
      <w:lvlJc w:val="left"/>
      <w:pPr>
        <w:ind w:left="0" w:firstLine="0"/>
      </w:pPr>
    </w:lvl>
    <w:lvl w:ilvl="5" w:tplc="CEF8BAA2">
      <w:numFmt w:val="decimal"/>
      <w:lvlText w:val=""/>
      <w:lvlJc w:val="left"/>
      <w:pPr>
        <w:ind w:left="0" w:firstLine="0"/>
      </w:pPr>
    </w:lvl>
    <w:lvl w:ilvl="6" w:tplc="8720601A">
      <w:numFmt w:val="decimal"/>
      <w:lvlText w:val=""/>
      <w:lvlJc w:val="left"/>
      <w:pPr>
        <w:ind w:left="0" w:firstLine="0"/>
      </w:pPr>
    </w:lvl>
    <w:lvl w:ilvl="7" w:tplc="634A670C">
      <w:numFmt w:val="decimal"/>
      <w:lvlText w:val=""/>
      <w:lvlJc w:val="left"/>
      <w:pPr>
        <w:ind w:left="0" w:firstLine="0"/>
      </w:pPr>
    </w:lvl>
    <w:lvl w:ilvl="8" w:tplc="B6E4EDB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6B134D0"/>
    <w:multiLevelType w:val="hybridMultilevel"/>
    <w:tmpl w:val="AE3E2918"/>
    <w:lvl w:ilvl="0" w:tplc="C1069BA8">
      <w:start w:val="1"/>
      <w:numFmt w:val="decimal"/>
      <w:lvlText w:val="%1."/>
      <w:lvlJc w:val="left"/>
      <w:pPr>
        <w:ind w:left="480" w:hanging="300"/>
      </w:pPr>
    </w:lvl>
    <w:lvl w:ilvl="1" w:tplc="1924DB56">
      <w:numFmt w:val="decimal"/>
      <w:lvlText w:val=""/>
      <w:lvlJc w:val="left"/>
      <w:pPr>
        <w:ind w:left="0" w:firstLine="0"/>
      </w:pPr>
    </w:lvl>
    <w:lvl w:ilvl="2" w:tplc="F67ED270">
      <w:numFmt w:val="decimal"/>
      <w:lvlText w:val=""/>
      <w:lvlJc w:val="left"/>
      <w:pPr>
        <w:ind w:left="0" w:firstLine="0"/>
      </w:pPr>
    </w:lvl>
    <w:lvl w:ilvl="3" w:tplc="D0E8FA46">
      <w:numFmt w:val="decimal"/>
      <w:lvlText w:val=""/>
      <w:lvlJc w:val="left"/>
      <w:pPr>
        <w:ind w:left="0" w:firstLine="0"/>
      </w:pPr>
    </w:lvl>
    <w:lvl w:ilvl="4" w:tplc="D854C4C0">
      <w:numFmt w:val="decimal"/>
      <w:lvlText w:val=""/>
      <w:lvlJc w:val="left"/>
      <w:pPr>
        <w:ind w:left="0" w:firstLine="0"/>
      </w:pPr>
    </w:lvl>
    <w:lvl w:ilvl="5" w:tplc="99E46384">
      <w:numFmt w:val="decimal"/>
      <w:lvlText w:val=""/>
      <w:lvlJc w:val="left"/>
      <w:pPr>
        <w:ind w:left="0" w:firstLine="0"/>
      </w:pPr>
    </w:lvl>
    <w:lvl w:ilvl="6" w:tplc="3EF23C92">
      <w:numFmt w:val="decimal"/>
      <w:lvlText w:val=""/>
      <w:lvlJc w:val="left"/>
      <w:pPr>
        <w:ind w:left="0" w:firstLine="0"/>
      </w:pPr>
    </w:lvl>
    <w:lvl w:ilvl="7" w:tplc="F926ADB0">
      <w:numFmt w:val="decimal"/>
      <w:lvlText w:val=""/>
      <w:lvlJc w:val="left"/>
      <w:pPr>
        <w:ind w:left="0" w:firstLine="0"/>
      </w:pPr>
    </w:lvl>
    <w:lvl w:ilvl="8" w:tplc="B55E62B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0080167"/>
    <w:multiLevelType w:val="hybridMultilevel"/>
    <w:tmpl w:val="18B05D50"/>
    <w:lvl w:ilvl="0" w:tplc="3594F50E">
      <w:start w:val="1"/>
      <w:numFmt w:val="bullet"/>
      <w:lvlText w:val="•"/>
      <w:lvlJc w:val="left"/>
      <w:pPr>
        <w:ind w:left="480" w:hanging="240"/>
      </w:pPr>
    </w:lvl>
    <w:lvl w:ilvl="1" w:tplc="BC1C1E44">
      <w:numFmt w:val="decimal"/>
      <w:lvlText w:val=""/>
      <w:lvlJc w:val="left"/>
      <w:pPr>
        <w:ind w:left="0" w:firstLine="0"/>
      </w:pPr>
    </w:lvl>
    <w:lvl w:ilvl="2" w:tplc="7474ED86">
      <w:numFmt w:val="decimal"/>
      <w:lvlText w:val=""/>
      <w:lvlJc w:val="left"/>
      <w:pPr>
        <w:ind w:left="0" w:firstLine="0"/>
      </w:pPr>
    </w:lvl>
    <w:lvl w:ilvl="3" w:tplc="C010B89E">
      <w:numFmt w:val="decimal"/>
      <w:lvlText w:val=""/>
      <w:lvlJc w:val="left"/>
      <w:pPr>
        <w:ind w:left="0" w:firstLine="0"/>
      </w:pPr>
    </w:lvl>
    <w:lvl w:ilvl="4" w:tplc="040EDBC0">
      <w:numFmt w:val="decimal"/>
      <w:lvlText w:val=""/>
      <w:lvlJc w:val="left"/>
      <w:pPr>
        <w:ind w:left="0" w:firstLine="0"/>
      </w:pPr>
    </w:lvl>
    <w:lvl w:ilvl="5" w:tplc="F3B29AEC">
      <w:numFmt w:val="decimal"/>
      <w:lvlText w:val=""/>
      <w:lvlJc w:val="left"/>
      <w:pPr>
        <w:ind w:left="0" w:firstLine="0"/>
      </w:pPr>
    </w:lvl>
    <w:lvl w:ilvl="6" w:tplc="B9A4557C">
      <w:numFmt w:val="decimal"/>
      <w:lvlText w:val=""/>
      <w:lvlJc w:val="left"/>
      <w:pPr>
        <w:ind w:left="0" w:firstLine="0"/>
      </w:pPr>
    </w:lvl>
    <w:lvl w:ilvl="7" w:tplc="FF643B8E">
      <w:numFmt w:val="decimal"/>
      <w:lvlText w:val=""/>
      <w:lvlJc w:val="left"/>
      <w:pPr>
        <w:ind w:left="0" w:firstLine="0"/>
      </w:pPr>
    </w:lvl>
    <w:lvl w:ilvl="8" w:tplc="3FF4C8B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0BE29C8"/>
    <w:multiLevelType w:val="hybridMultilevel"/>
    <w:tmpl w:val="303CC3E0"/>
    <w:lvl w:ilvl="0" w:tplc="EE444200">
      <w:start w:val="1"/>
      <w:numFmt w:val="bullet"/>
      <w:lvlText w:val="•"/>
      <w:lvlJc w:val="left"/>
      <w:pPr>
        <w:ind w:left="480" w:hanging="240"/>
      </w:pPr>
    </w:lvl>
    <w:lvl w:ilvl="1" w:tplc="4C94454E">
      <w:numFmt w:val="decimal"/>
      <w:lvlText w:val=""/>
      <w:lvlJc w:val="left"/>
    </w:lvl>
    <w:lvl w:ilvl="2" w:tplc="47D2C8A6">
      <w:numFmt w:val="decimal"/>
      <w:lvlText w:val=""/>
      <w:lvlJc w:val="left"/>
    </w:lvl>
    <w:lvl w:ilvl="3" w:tplc="100A9376">
      <w:numFmt w:val="decimal"/>
      <w:lvlText w:val=""/>
      <w:lvlJc w:val="left"/>
    </w:lvl>
    <w:lvl w:ilvl="4" w:tplc="A2926198">
      <w:numFmt w:val="decimal"/>
      <w:lvlText w:val=""/>
      <w:lvlJc w:val="left"/>
    </w:lvl>
    <w:lvl w:ilvl="5" w:tplc="814836A0">
      <w:numFmt w:val="decimal"/>
      <w:lvlText w:val=""/>
      <w:lvlJc w:val="left"/>
    </w:lvl>
    <w:lvl w:ilvl="6" w:tplc="FF16A9AC">
      <w:numFmt w:val="decimal"/>
      <w:lvlText w:val=""/>
      <w:lvlJc w:val="left"/>
    </w:lvl>
    <w:lvl w:ilvl="7" w:tplc="C1EAAB86">
      <w:numFmt w:val="decimal"/>
      <w:lvlText w:val=""/>
      <w:lvlJc w:val="left"/>
    </w:lvl>
    <w:lvl w:ilvl="8" w:tplc="B546AB7C">
      <w:numFmt w:val="decimal"/>
      <w:lvlText w:val=""/>
      <w:lvlJc w:val="left"/>
    </w:lvl>
  </w:abstractNum>
  <w:abstractNum w:abstractNumId="5" w15:restartNumberingAfterBreak="0">
    <w:nsid w:val="35F36075"/>
    <w:multiLevelType w:val="hybridMultilevel"/>
    <w:tmpl w:val="5574BFA4"/>
    <w:lvl w:ilvl="0" w:tplc="A9325BDA">
      <w:start w:val="1"/>
      <w:numFmt w:val="decimal"/>
      <w:lvlText w:val="%1."/>
      <w:lvlJc w:val="left"/>
      <w:pPr>
        <w:ind w:left="480" w:hanging="300"/>
      </w:pPr>
    </w:lvl>
    <w:lvl w:ilvl="1" w:tplc="2FB6A48E">
      <w:numFmt w:val="decimal"/>
      <w:lvlText w:val=""/>
      <w:lvlJc w:val="left"/>
      <w:pPr>
        <w:ind w:left="0" w:firstLine="0"/>
      </w:pPr>
    </w:lvl>
    <w:lvl w:ilvl="2" w:tplc="8CBA23AC">
      <w:numFmt w:val="decimal"/>
      <w:lvlText w:val=""/>
      <w:lvlJc w:val="left"/>
      <w:pPr>
        <w:ind w:left="0" w:firstLine="0"/>
      </w:pPr>
    </w:lvl>
    <w:lvl w:ilvl="3" w:tplc="F99A522A">
      <w:numFmt w:val="decimal"/>
      <w:lvlText w:val=""/>
      <w:lvlJc w:val="left"/>
      <w:pPr>
        <w:ind w:left="0" w:firstLine="0"/>
      </w:pPr>
    </w:lvl>
    <w:lvl w:ilvl="4" w:tplc="895E5DFE">
      <w:numFmt w:val="decimal"/>
      <w:lvlText w:val=""/>
      <w:lvlJc w:val="left"/>
      <w:pPr>
        <w:ind w:left="0" w:firstLine="0"/>
      </w:pPr>
    </w:lvl>
    <w:lvl w:ilvl="5" w:tplc="687CF56E">
      <w:numFmt w:val="decimal"/>
      <w:lvlText w:val=""/>
      <w:lvlJc w:val="left"/>
      <w:pPr>
        <w:ind w:left="0" w:firstLine="0"/>
      </w:pPr>
    </w:lvl>
    <w:lvl w:ilvl="6" w:tplc="489AC6A4">
      <w:numFmt w:val="decimal"/>
      <w:lvlText w:val=""/>
      <w:lvlJc w:val="left"/>
      <w:pPr>
        <w:ind w:left="0" w:firstLine="0"/>
      </w:pPr>
    </w:lvl>
    <w:lvl w:ilvl="7" w:tplc="25AC98A2">
      <w:numFmt w:val="decimal"/>
      <w:lvlText w:val=""/>
      <w:lvlJc w:val="left"/>
      <w:pPr>
        <w:ind w:left="0" w:firstLine="0"/>
      </w:pPr>
    </w:lvl>
    <w:lvl w:ilvl="8" w:tplc="26981D9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7F90F91"/>
    <w:multiLevelType w:val="hybridMultilevel"/>
    <w:tmpl w:val="6D6437AE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B846A62"/>
    <w:multiLevelType w:val="hybridMultilevel"/>
    <w:tmpl w:val="FB34A1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3656AE"/>
    <w:multiLevelType w:val="hybridMultilevel"/>
    <w:tmpl w:val="367815AE"/>
    <w:lvl w:ilvl="0" w:tplc="02DAA290">
      <w:start w:val="1"/>
      <w:numFmt w:val="bullet"/>
      <w:lvlText w:val="•"/>
      <w:lvlJc w:val="left"/>
      <w:pPr>
        <w:ind w:left="480" w:hanging="240"/>
      </w:pPr>
    </w:lvl>
    <w:lvl w:ilvl="1" w:tplc="023E66D8">
      <w:numFmt w:val="decimal"/>
      <w:lvlText w:val=""/>
      <w:lvlJc w:val="left"/>
      <w:pPr>
        <w:ind w:left="0" w:firstLine="0"/>
      </w:pPr>
    </w:lvl>
    <w:lvl w:ilvl="2" w:tplc="08EC7FD0">
      <w:numFmt w:val="decimal"/>
      <w:lvlText w:val=""/>
      <w:lvlJc w:val="left"/>
      <w:pPr>
        <w:ind w:left="0" w:firstLine="0"/>
      </w:pPr>
    </w:lvl>
    <w:lvl w:ilvl="3" w:tplc="E8AA7F94">
      <w:numFmt w:val="decimal"/>
      <w:lvlText w:val=""/>
      <w:lvlJc w:val="left"/>
      <w:pPr>
        <w:ind w:left="0" w:firstLine="0"/>
      </w:pPr>
    </w:lvl>
    <w:lvl w:ilvl="4" w:tplc="B7606CB2">
      <w:numFmt w:val="decimal"/>
      <w:lvlText w:val=""/>
      <w:lvlJc w:val="left"/>
      <w:pPr>
        <w:ind w:left="0" w:firstLine="0"/>
      </w:pPr>
    </w:lvl>
    <w:lvl w:ilvl="5" w:tplc="8B1892B8">
      <w:numFmt w:val="decimal"/>
      <w:lvlText w:val=""/>
      <w:lvlJc w:val="left"/>
      <w:pPr>
        <w:ind w:left="0" w:firstLine="0"/>
      </w:pPr>
    </w:lvl>
    <w:lvl w:ilvl="6" w:tplc="05B8D6C6">
      <w:numFmt w:val="decimal"/>
      <w:lvlText w:val=""/>
      <w:lvlJc w:val="left"/>
      <w:pPr>
        <w:ind w:left="0" w:firstLine="0"/>
      </w:pPr>
    </w:lvl>
    <w:lvl w:ilvl="7" w:tplc="ECCE638E">
      <w:numFmt w:val="decimal"/>
      <w:lvlText w:val=""/>
      <w:lvlJc w:val="left"/>
      <w:pPr>
        <w:ind w:left="0" w:firstLine="0"/>
      </w:pPr>
    </w:lvl>
    <w:lvl w:ilvl="8" w:tplc="B1F0EBE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EC8159C"/>
    <w:multiLevelType w:val="hybridMultilevel"/>
    <w:tmpl w:val="4CCEF172"/>
    <w:lvl w:ilvl="0" w:tplc="438EFDD8">
      <w:start w:val="1"/>
      <w:numFmt w:val="decimal"/>
      <w:lvlText w:val="%1."/>
      <w:lvlJc w:val="left"/>
      <w:pPr>
        <w:ind w:left="480" w:hanging="300"/>
      </w:pPr>
    </w:lvl>
    <w:lvl w:ilvl="1" w:tplc="099CFBEE">
      <w:numFmt w:val="decimal"/>
      <w:lvlText w:val=""/>
      <w:lvlJc w:val="left"/>
      <w:pPr>
        <w:ind w:left="0" w:firstLine="0"/>
      </w:pPr>
    </w:lvl>
    <w:lvl w:ilvl="2" w:tplc="8664196E">
      <w:numFmt w:val="decimal"/>
      <w:lvlText w:val=""/>
      <w:lvlJc w:val="left"/>
      <w:pPr>
        <w:ind w:left="0" w:firstLine="0"/>
      </w:pPr>
    </w:lvl>
    <w:lvl w:ilvl="3" w:tplc="F296FC2A">
      <w:numFmt w:val="decimal"/>
      <w:lvlText w:val=""/>
      <w:lvlJc w:val="left"/>
      <w:pPr>
        <w:ind w:left="0" w:firstLine="0"/>
      </w:pPr>
    </w:lvl>
    <w:lvl w:ilvl="4" w:tplc="5BD6AE78">
      <w:numFmt w:val="decimal"/>
      <w:lvlText w:val=""/>
      <w:lvlJc w:val="left"/>
      <w:pPr>
        <w:ind w:left="0" w:firstLine="0"/>
      </w:pPr>
    </w:lvl>
    <w:lvl w:ilvl="5" w:tplc="A2B0AB48">
      <w:numFmt w:val="decimal"/>
      <w:lvlText w:val=""/>
      <w:lvlJc w:val="left"/>
      <w:pPr>
        <w:ind w:left="0" w:firstLine="0"/>
      </w:pPr>
    </w:lvl>
    <w:lvl w:ilvl="6" w:tplc="7896B286">
      <w:numFmt w:val="decimal"/>
      <w:lvlText w:val=""/>
      <w:lvlJc w:val="left"/>
      <w:pPr>
        <w:ind w:left="0" w:firstLine="0"/>
      </w:pPr>
    </w:lvl>
    <w:lvl w:ilvl="7" w:tplc="34065A02">
      <w:numFmt w:val="decimal"/>
      <w:lvlText w:val=""/>
      <w:lvlJc w:val="left"/>
      <w:pPr>
        <w:ind w:left="0" w:firstLine="0"/>
      </w:pPr>
    </w:lvl>
    <w:lvl w:ilvl="8" w:tplc="8466D452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9E56489"/>
    <w:multiLevelType w:val="hybridMultilevel"/>
    <w:tmpl w:val="503C6C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0E45378"/>
    <w:multiLevelType w:val="hybridMultilevel"/>
    <w:tmpl w:val="F0E2CA8A"/>
    <w:lvl w:ilvl="0" w:tplc="8BFE1FE0">
      <w:start w:val="1"/>
      <w:numFmt w:val="decimal"/>
      <w:lvlText w:val="%1."/>
      <w:lvlJc w:val="left"/>
      <w:pPr>
        <w:ind w:left="720" w:hanging="360"/>
      </w:pPr>
    </w:lvl>
    <w:lvl w:ilvl="1" w:tplc="3D7ADA1C">
      <w:numFmt w:val="decimal"/>
      <w:lvlText w:val=""/>
      <w:lvlJc w:val="left"/>
    </w:lvl>
    <w:lvl w:ilvl="2" w:tplc="079A102E">
      <w:numFmt w:val="decimal"/>
      <w:lvlText w:val=""/>
      <w:lvlJc w:val="left"/>
    </w:lvl>
    <w:lvl w:ilvl="3" w:tplc="20DAC1A0">
      <w:numFmt w:val="decimal"/>
      <w:lvlText w:val=""/>
      <w:lvlJc w:val="left"/>
    </w:lvl>
    <w:lvl w:ilvl="4" w:tplc="C6844EEE">
      <w:numFmt w:val="decimal"/>
      <w:lvlText w:val=""/>
      <w:lvlJc w:val="left"/>
    </w:lvl>
    <w:lvl w:ilvl="5" w:tplc="9190E06E">
      <w:numFmt w:val="decimal"/>
      <w:lvlText w:val=""/>
      <w:lvlJc w:val="left"/>
    </w:lvl>
    <w:lvl w:ilvl="6" w:tplc="83C0DDBE">
      <w:numFmt w:val="decimal"/>
      <w:lvlText w:val=""/>
      <w:lvlJc w:val="left"/>
    </w:lvl>
    <w:lvl w:ilvl="7" w:tplc="7458D134">
      <w:numFmt w:val="decimal"/>
      <w:lvlText w:val=""/>
      <w:lvlJc w:val="left"/>
    </w:lvl>
    <w:lvl w:ilvl="8" w:tplc="790C5AFC">
      <w:numFmt w:val="decimal"/>
      <w:lvlText w:val=""/>
      <w:lvlJc w:val="left"/>
    </w:lvl>
  </w:abstractNum>
  <w:abstractNum w:abstractNumId="12" w15:restartNumberingAfterBreak="0">
    <w:nsid w:val="65DD1F13"/>
    <w:multiLevelType w:val="hybridMultilevel"/>
    <w:tmpl w:val="A6440CE0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84B5506"/>
    <w:multiLevelType w:val="hybridMultilevel"/>
    <w:tmpl w:val="25B88212"/>
    <w:lvl w:ilvl="0" w:tplc="585065FA">
      <w:start w:val="1"/>
      <w:numFmt w:val="bullet"/>
      <w:lvlText w:val="●"/>
      <w:lvlJc w:val="left"/>
      <w:pPr>
        <w:ind w:left="720" w:hanging="360"/>
      </w:pPr>
    </w:lvl>
    <w:lvl w:ilvl="1" w:tplc="B08A1E00">
      <w:start w:val="1"/>
      <w:numFmt w:val="bullet"/>
      <w:lvlText w:val="○"/>
      <w:lvlJc w:val="left"/>
      <w:pPr>
        <w:ind w:left="1440" w:hanging="360"/>
      </w:pPr>
    </w:lvl>
    <w:lvl w:ilvl="2" w:tplc="501CB91A">
      <w:start w:val="1"/>
      <w:numFmt w:val="bullet"/>
      <w:lvlText w:val="■"/>
      <w:lvlJc w:val="left"/>
      <w:pPr>
        <w:ind w:left="2160" w:hanging="360"/>
      </w:pPr>
    </w:lvl>
    <w:lvl w:ilvl="3" w:tplc="A34AF2A0">
      <w:start w:val="1"/>
      <w:numFmt w:val="bullet"/>
      <w:lvlText w:val="●"/>
      <w:lvlJc w:val="left"/>
      <w:pPr>
        <w:ind w:left="2880" w:hanging="360"/>
      </w:pPr>
    </w:lvl>
    <w:lvl w:ilvl="4" w:tplc="9F2250EC">
      <w:start w:val="1"/>
      <w:numFmt w:val="bullet"/>
      <w:lvlText w:val="○"/>
      <w:lvlJc w:val="left"/>
      <w:pPr>
        <w:ind w:left="3600" w:hanging="360"/>
      </w:pPr>
    </w:lvl>
    <w:lvl w:ilvl="5" w:tplc="EB000A2A">
      <w:start w:val="1"/>
      <w:numFmt w:val="bullet"/>
      <w:lvlText w:val="■"/>
      <w:lvlJc w:val="left"/>
      <w:pPr>
        <w:ind w:left="4320" w:hanging="360"/>
      </w:pPr>
    </w:lvl>
    <w:lvl w:ilvl="6" w:tplc="71147FD0">
      <w:start w:val="1"/>
      <w:numFmt w:val="bullet"/>
      <w:lvlText w:val="●"/>
      <w:lvlJc w:val="left"/>
      <w:pPr>
        <w:ind w:left="5040" w:hanging="360"/>
      </w:pPr>
    </w:lvl>
    <w:lvl w:ilvl="7" w:tplc="C06EF3B8">
      <w:start w:val="1"/>
      <w:numFmt w:val="bullet"/>
      <w:lvlText w:val="●"/>
      <w:lvlJc w:val="left"/>
      <w:pPr>
        <w:ind w:left="5760" w:hanging="360"/>
      </w:pPr>
    </w:lvl>
    <w:lvl w:ilvl="8" w:tplc="76201EB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7C76D66"/>
    <w:multiLevelType w:val="hybridMultilevel"/>
    <w:tmpl w:val="4FCE04BA"/>
    <w:lvl w:ilvl="0" w:tplc="D5B051D0">
      <w:start w:val="1"/>
      <w:numFmt w:val="bullet"/>
      <w:lvlText w:val="•"/>
      <w:lvlJc w:val="left"/>
      <w:pPr>
        <w:ind w:left="720" w:hanging="360"/>
      </w:pPr>
    </w:lvl>
    <w:lvl w:ilvl="1" w:tplc="F5E4D384">
      <w:numFmt w:val="decimal"/>
      <w:lvlText w:val=""/>
      <w:lvlJc w:val="left"/>
    </w:lvl>
    <w:lvl w:ilvl="2" w:tplc="F84C1AC2">
      <w:numFmt w:val="decimal"/>
      <w:lvlText w:val=""/>
      <w:lvlJc w:val="left"/>
    </w:lvl>
    <w:lvl w:ilvl="3" w:tplc="F59E3ED0">
      <w:numFmt w:val="decimal"/>
      <w:lvlText w:val=""/>
      <w:lvlJc w:val="left"/>
    </w:lvl>
    <w:lvl w:ilvl="4" w:tplc="2004B992">
      <w:numFmt w:val="decimal"/>
      <w:lvlText w:val=""/>
      <w:lvlJc w:val="left"/>
    </w:lvl>
    <w:lvl w:ilvl="5" w:tplc="B3369520">
      <w:numFmt w:val="decimal"/>
      <w:lvlText w:val=""/>
      <w:lvlJc w:val="left"/>
    </w:lvl>
    <w:lvl w:ilvl="6" w:tplc="64880A5C">
      <w:numFmt w:val="decimal"/>
      <w:lvlText w:val=""/>
      <w:lvlJc w:val="left"/>
    </w:lvl>
    <w:lvl w:ilvl="7" w:tplc="BD2836AC">
      <w:numFmt w:val="decimal"/>
      <w:lvlText w:val=""/>
      <w:lvlJc w:val="left"/>
    </w:lvl>
    <w:lvl w:ilvl="8" w:tplc="E8663F80">
      <w:numFmt w:val="decimal"/>
      <w:lvlText w:val=""/>
      <w:lvlJc w:val="left"/>
    </w:lvl>
  </w:abstractNum>
  <w:abstractNum w:abstractNumId="15" w15:restartNumberingAfterBreak="0">
    <w:nsid w:val="788022F6"/>
    <w:multiLevelType w:val="hybridMultilevel"/>
    <w:tmpl w:val="048A8B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24991489">
    <w:abstractNumId w:val="13"/>
    <w:lvlOverride w:ilvl="0">
      <w:startOverride w:val="1"/>
    </w:lvlOverride>
  </w:num>
  <w:num w:numId="2" w16cid:durableId="306319522">
    <w:abstractNumId w:val="14"/>
    <w:lvlOverride w:ilvl="0">
      <w:startOverride w:val="1"/>
    </w:lvlOverride>
  </w:num>
  <w:num w:numId="3" w16cid:durableId="715467804">
    <w:abstractNumId w:val="11"/>
    <w:lvlOverride w:ilvl="0">
      <w:startOverride w:val="1"/>
    </w:lvlOverride>
  </w:num>
  <w:num w:numId="4" w16cid:durableId="1381444837">
    <w:abstractNumId w:val="4"/>
    <w:lvlOverride w:ilvl="0">
      <w:startOverride w:val="1"/>
    </w:lvlOverride>
  </w:num>
  <w:num w:numId="5" w16cid:durableId="1920552904">
    <w:abstractNumId w:val="1"/>
  </w:num>
  <w:num w:numId="6" w16cid:durableId="1659141674">
    <w:abstractNumId w:val="10"/>
  </w:num>
  <w:num w:numId="7" w16cid:durableId="1217623209">
    <w:abstractNumId w:val="7"/>
  </w:num>
  <w:num w:numId="8" w16cid:durableId="1413819159">
    <w:abstractNumId w:val="12"/>
  </w:num>
  <w:num w:numId="9" w16cid:durableId="1196696505">
    <w:abstractNumId w:val="4"/>
  </w:num>
  <w:num w:numId="10" w16cid:durableId="1863146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682101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9165388">
    <w:abstractNumId w:val="3"/>
  </w:num>
  <w:num w:numId="13" w16cid:durableId="951713834">
    <w:abstractNumId w:val="8"/>
  </w:num>
  <w:num w:numId="14" w16cid:durableId="68355500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8342060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53871216">
    <w:abstractNumId w:val="8"/>
  </w:num>
  <w:num w:numId="17" w16cid:durableId="1954437687">
    <w:abstractNumId w:val="8"/>
  </w:num>
  <w:num w:numId="18" w16cid:durableId="1970240475">
    <w:abstractNumId w:val="4"/>
  </w:num>
  <w:num w:numId="19" w16cid:durableId="1570074157">
    <w:abstractNumId w:val="15"/>
  </w:num>
  <w:num w:numId="20" w16cid:durableId="144357425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NY.LEE 李松年">
    <w15:presenceInfo w15:providerId="AD" w15:userId="S::SONNY.LEE@deltaww.com::43680fa1-4756-4a81-a840-a7ef3854c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0B"/>
    <w:rsid w:val="0000764E"/>
    <w:rsid w:val="00016E80"/>
    <w:rsid w:val="00023CE6"/>
    <w:rsid w:val="0004136E"/>
    <w:rsid w:val="00065C2A"/>
    <w:rsid w:val="00073B8E"/>
    <w:rsid w:val="00073BE8"/>
    <w:rsid w:val="0009260D"/>
    <w:rsid w:val="00097D38"/>
    <w:rsid w:val="000A5935"/>
    <w:rsid w:val="000A62E9"/>
    <w:rsid w:val="000A7B56"/>
    <w:rsid w:val="000B28A2"/>
    <w:rsid w:val="000B5C0F"/>
    <w:rsid w:val="000C0F8A"/>
    <w:rsid w:val="000C366B"/>
    <w:rsid w:val="000D3C2F"/>
    <w:rsid w:val="000F42A8"/>
    <w:rsid w:val="000F4F1B"/>
    <w:rsid w:val="00101F83"/>
    <w:rsid w:val="00110744"/>
    <w:rsid w:val="00115F76"/>
    <w:rsid w:val="00117449"/>
    <w:rsid w:val="00120EC8"/>
    <w:rsid w:val="001234C6"/>
    <w:rsid w:val="0013687C"/>
    <w:rsid w:val="0013746C"/>
    <w:rsid w:val="0013793F"/>
    <w:rsid w:val="001544E6"/>
    <w:rsid w:val="00176A34"/>
    <w:rsid w:val="0017728B"/>
    <w:rsid w:val="00191387"/>
    <w:rsid w:val="0019349D"/>
    <w:rsid w:val="001951D8"/>
    <w:rsid w:val="001A5CB8"/>
    <w:rsid w:val="001B70FC"/>
    <w:rsid w:val="001C40F4"/>
    <w:rsid w:val="001C447A"/>
    <w:rsid w:val="001D34CB"/>
    <w:rsid w:val="001E0F95"/>
    <w:rsid w:val="001E331C"/>
    <w:rsid w:val="001F37B6"/>
    <w:rsid w:val="0020688B"/>
    <w:rsid w:val="002115A6"/>
    <w:rsid w:val="00245AC9"/>
    <w:rsid w:val="002569BD"/>
    <w:rsid w:val="00264105"/>
    <w:rsid w:val="00265E27"/>
    <w:rsid w:val="00281BFE"/>
    <w:rsid w:val="00285286"/>
    <w:rsid w:val="0029024E"/>
    <w:rsid w:val="002A640E"/>
    <w:rsid w:val="002A75E9"/>
    <w:rsid w:val="002B3117"/>
    <w:rsid w:val="002B3990"/>
    <w:rsid w:val="002B3CE1"/>
    <w:rsid w:val="002C253C"/>
    <w:rsid w:val="002E260B"/>
    <w:rsid w:val="002E7422"/>
    <w:rsid w:val="002F04A6"/>
    <w:rsid w:val="002F2803"/>
    <w:rsid w:val="002F4D40"/>
    <w:rsid w:val="002F4FDD"/>
    <w:rsid w:val="0030049D"/>
    <w:rsid w:val="00307995"/>
    <w:rsid w:val="0031378C"/>
    <w:rsid w:val="0031790E"/>
    <w:rsid w:val="0033619C"/>
    <w:rsid w:val="00340425"/>
    <w:rsid w:val="00355348"/>
    <w:rsid w:val="00362DF0"/>
    <w:rsid w:val="00371076"/>
    <w:rsid w:val="00384684"/>
    <w:rsid w:val="00385409"/>
    <w:rsid w:val="00386B77"/>
    <w:rsid w:val="003A1D71"/>
    <w:rsid w:val="003B0BBA"/>
    <w:rsid w:val="003C1DFB"/>
    <w:rsid w:val="003C21E6"/>
    <w:rsid w:val="003C258F"/>
    <w:rsid w:val="003C313D"/>
    <w:rsid w:val="003C4BB8"/>
    <w:rsid w:val="003C6260"/>
    <w:rsid w:val="003D06C4"/>
    <w:rsid w:val="003D0B95"/>
    <w:rsid w:val="003D5936"/>
    <w:rsid w:val="003D78B3"/>
    <w:rsid w:val="003E601E"/>
    <w:rsid w:val="00405D26"/>
    <w:rsid w:val="004236B7"/>
    <w:rsid w:val="00435A1C"/>
    <w:rsid w:val="00450701"/>
    <w:rsid w:val="00452E05"/>
    <w:rsid w:val="00456706"/>
    <w:rsid w:val="00456F36"/>
    <w:rsid w:val="004638D1"/>
    <w:rsid w:val="00475DAD"/>
    <w:rsid w:val="004838A1"/>
    <w:rsid w:val="004840DA"/>
    <w:rsid w:val="004C0F91"/>
    <w:rsid w:val="004C7BF6"/>
    <w:rsid w:val="004D1556"/>
    <w:rsid w:val="004F0802"/>
    <w:rsid w:val="00503809"/>
    <w:rsid w:val="00510AB2"/>
    <w:rsid w:val="00520785"/>
    <w:rsid w:val="00521739"/>
    <w:rsid w:val="00527563"/>
    <w:rsid w:val="0055723B"/>
    <w:rsid w:val="00565F8E"/>
    <w:rsid w:val="0059104B"/>
    <w:rsid w:val="005A4228"/>
    <w:rsid w:val="005A48F9"/>
    <w:rsid w:val="005C0CCE"/>
    <w:rsid w:val="005E0390"/>
    <w:rsid w:val="005E143B"/>
    <w:rsid w:val="005F0831"/>
    <w:rsid w:val="005F1BA6"/>
    <w:rsid w:val="00605259"/>
    <w:rsid w:val="006148EE"/>
    <w:rsid w:val="006365DD"/>
    <w:rsid w:val="00654DDB"/>
    <w:rsid w:val="006655C4"/>
    <w:rsid w:val="00667F9C"/>
    <w:rsid w:val="0067145E"/>
    <w:rsid w:val="006B0D49"/>
    <w:rsid w:val="006C31EA"/>
    <w:rsid w:val="006D2325"/>
    <w:rsid w:val="006D6C0E"/>
    <w:rsid w:val="006F0375"/>
    <w:rsid w:val="006F2B7A"/>
    <w:rsid w:val="006F6FA3"/>
    <w:rsid w:val="00711172"/>
    <w:rsid w:val="0071310A"/>
    <w:rsid w:val="00727E0C"/>
    <w:rsid w:val="0073148D"/>
    <w:rsid w:val="00733E99"/>
    <w:rsid w:val="00737438"/>
    <w:rsid w:val="00741514"/>
    <w:rsid w:val="0075104D"/>
    <w:rsid w:val="00757EE4"/>
    <w:rsid w:val="007634CF"/>
    <w:rsid w:val="007641BC"/>
    <w:rsid w:val="00766533"/>
    <w:rsid w:val="00785F50"/>
    <w:rsid w:val="00794A29"/>
    <w:rsid w:val="007A0B05"/>
    <w:rsid w:val="008117A8"/>
    <w:rsid w:val="00864F19"/>
    <w:rsid w:val="00877590"/>
    <w:rsid w:val="00881500"/>
    <w:rsid w:val="008909EB"/>
    <w:rsid w:val="008A6942"/>
    <w:rsid w:val="008C124C"/>
    <w:rsid w:val="008C46BC"/>
    <w:rsid w:val="008D0E95"/>
    <w:rsid w:val="008D7D7A"/>
    <w:rsid w:val="008E32AA"/>
    <w:rsid w:val="008E6435"/>
    <w:rsid w:val="009041BD"/>
    <w:rsid w:val="0091024E"/>
    <w:rsid w:val="00927592"/>
    <w:rsid w:val="00933265"/>
    <w:rsid w:val="00937E32"/>
    <w:rsid w:val="00954C5F"/>
    <w:rsid w:val="009702B2"/>
    <w:rsid w:val="00972FED"/>
    <w:rsid w:val="009740FB"/>
    <w:rsid w:val="00977A88"/>
    <w:rsid w:val="009802A4"/>
    <w:rsid w:val="009A038F"/>
    <w:rsid w:val="009A1FB4"/>
    <w:rsid w:val="009C605B"/>
    <w:rsid w:val="009F15D5"/>
    <w:rsid w:val="009F6DBD"/>
    <w:rsid w:val="00A00332"/>
    <w:rsid w:val="00A07699"/>
    <w:rsid w:val="00A165B4"/>
    <w:rsid w:val="00A22A74"/>
    <w:rsid w:val="00A451AA"/>
    <w:rsid w:val="00A45FD8"/>
    <w:rsid w:val="00A46EC5"/>
    <w:rsid w:val="00A47E72"/>
    <w:rsid w:val="00A944C3"/>
    <w:rsid w:val="00AA7A6C"/>
    <w:rsid w:val="00AD5758"/>
    <w:rsid w:val="00AD6435"/>
    <w:rsid w:val="00AE78C9"/>
    <w:rsid w:val="00AF2A4F"/>
    <w:rsid w:val="00B21C59"/>
    <w:rsid w:val="00B522F1"/>
    <w:rsid w:val="00B56859"/>
    <w:rsid w:val="00B65075"/>
    <w:rsid w:val="00BB656E"/>
    <w:rsid w:val="00BB73DF"/>
    <w:rsid w:val="00BC12C2"/>
    <w:rsid w:val="00BC1363"/>
    <w:rsid w:val="00BE0400"/>
    <w:rsid w:val="00BF186F"/>
    <w:rsid w:val="00C07EE8"/>
    <w:rsid w:val="00C11F4F"/>
    <w:rsid w:val="00C26BF8"/>
    <w:rsid w:val="00C3012F"/>
    <w:rsid w:val="00C5161B"/>
    <w:rsid w:val="00C5391B"/>
    <w:rsid w:val="00C74AB1"/>
    <w:rsid w:val="00C75C15"/>
    <w:rsid w:val="00C80171"/>
    <w:rsid w:val="00C80376"/>
    <w:rsid w:val="00C86F09"/>
    <w:rsid w:val="00CA4035"/>
    <w:rsid w:val="00CB0A78"/>
    <w:rsid w:val="00CB219B"/>
    <w:rsid w:val="00CB33EA"/>
    <w:rsid w:val="00CC0E82"/>
    <w:rsid w:val="00CC179A"/>
    <w:rsid w:val="00CC1ED9"/>
    <w:rsid w:val="00CD7243"/>
    <w:rsid w:val="00CD72B8"/>
    <w:rsid w:val="00CE581B"/>
    <w:rsid w:val="00CE765E"/>
    <w:rsid w:val="00CF0525"/>
    <w:rsid w:val="00D17ED5"/>
    <w:rsid w:val="00D20030"/>
    <w:rsid w:val="00D26DCC"/>
    <w:rsid w:val="00D30874"/>
    <w:rsid w:val="00D4273D"/>
    <w:rsid w:val="00D47378"/>
    <w:rsid w:val="00D503F5"/>
    <w:rsid w:val="00D55003"/>
    <w:rsid w:val="00D74E0B"/>
    <w:rsid w:val="00D85D79"/>
    <w:rsid w:val="00D90F5C"/>
    <w:rsid w:val="00D96DD6"/>
    <w:rsid w:val="00DA44C2"/>
    <w:rsid w:val="00DA7870"/>
    <w:rsid w:val="00DB660D"/>
    <w:rsid w:val="00DD0C44"/>
    <w:rsid w:val="00DD30F3"/>
    <w:rsid w:val="00DF608A"/>
    <w:rsid w:val="00DF711E"/>
    <w:rsid w:val="00E259B4"/>
    <w:rsid w:val="00E40FF9"/>
    <w:rsid w:val="00E44006"/>
    <w:rsid w:val="00E61B81"/>
    <w:rsid w:val="00E6203B"/>
    <w:rsid w:val="00E81CD9"/>
    <w:rsid w:val="00E96232"/>
    <w:rsid w:val="00EA18C6"/>
    <w:rsid w:val="00EA5AE3"/>
    <w:rsid w:val="00EA73B7"/>
    <w:rsid w:val="00EB1CC8"/>
    <w:rsid w:val="00EB1D1F"/>
    <w:rsid w:val="00EB63C4"/>
    <w:rsid w:val="00EC363D"/>
    <w:rsid w:val="00EC46E6"/>
    <w:rsid w:val="00ED0B82"/>
    <w:rsid w:val="00ED7E4C"/>
    <w:rsid w:val="00EE153A"/>
    <w:rsid w:val="00EE4F5F"/>
    <w:rsid w:val="00EE6A91"/>
    <w:rsid w:val="00EF0888"/>
    <w:rsid w:val="00F00AF1"/>
    <w:rsid w:val="00F013C9"/>
    <w:rsid w:val="00F027A8"/>
    <w:rsid w:val="00F04225"/>
    <w:rsid w:val="00F1005B"/>
    <w:rsid w:val="00F119F1"/>
    <w:rsid w:val="00F5420C"/>
    <w:rsid w:val="00F577AC"/>
    <w:rsid w:val="00F6724F"/>
    <w:rsid w:val="00F72A59"/>
    <w:rsid w:val="00F76917"/>
    <w:rsid w:val="00F90ACE"/>
    <w:rsid w:val="00FB1FBE"/>
    <w:rsid w:val="00FB3C1E"/>
    <w:rsid w:val="00FC19D8"/>
    <w:rsid w:val="00FC1A3B"/>
    <w:rsid w:val="00FD0EB2"/>
    <w:rsid w:val="00FD28B0"/>
    <w:rsid w:val="00FE50C0"/>
    <w:rsid w:val="00FE7C75"/>
    <w:rsid w:val="00FF0E2B"/>
    <w:rsid w:val="00FF2F00"/>
    <w:rsid w:val="00FF7E58"/>
    <w:rsid w:val="DA87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40C15"/>
  <w15:docId w15:val="{8DC2B009-FF5C-48E7-AE81-B2C8A6D1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D6435"/>
    <w:rPr>
      <w:rFonts w:cs="Angsana New"/>
      <w:szCs w:val="30"/>
    </w:rPr>
  </w:style>
  <w:style w:type="paragraph" w:styleId="20">
    <w:name w:val="toc 2"/>
    <w:basedOn w:val="a"/>
    <w:next w:val="a"/>
    <w:autoRedefine/>
    <w:uiPriority w:val="39"/>
    <w:unhideWhenUsed/>
    <w:rsid w:val="00AD6435"/>
    <w:pPr>
      <w:ind w:leftChars="200" w:left="480"/>
    </w:pPr>
    <w:rPr>
      <w:rFonts w:cs="Angsan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AD6435"/>
    <w:pPr>
      <w:ind w:leftChars="400" w:left="960"/>
    </w:pPr>
    <w:rPr>
      <w:rFonts w:cs="Angsana New"/>
      <w:szCs w:val="30"/>
    </w:rPr>
  </w:style>
  <w:style w:type="paragraph" w:styleId="a9">
    <w:name w:val="header"/>
    <w:basedOn w:val="a"/>
    <w:link w:val="aa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AD6435"/>
    <w:rPr>
      <w:rFonts w:cs="Angsan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AD6435"/>
    <w:rPr>
      <w:rFonts w:cs="Angsana New"/>
      <w:sz w:val="20"/>
      <w:szCs w:val="25"/>
    </w:rPr>
  </w:style>
  <w:style w:type="paragraph" w:styleId="ad">
    <w:name w:val="Body Text"/>
    <w:basedOn w:val="a"/>
    <w:link w:val="ae"/>
    <w:semiHidden/>
    <w:rsid w:val="00AD6435"/>
    <w:pPr>
      <w:jc w:val="both"/>
    </w:pPr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AD6435"/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styleId="af">
    <w:name w:val="Unresolved Mention"/>
    <w:basedOn w:val="a0"/>
    <w:uiPriority w:val="99"/>
    <w:semiHidden/>
    <w:unhideWhenUsed/>
    <w:rsid w:val="00CA4035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A403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af1">
    <w:name w:val="caption"/>
    <w:basedOn w:val="a"/>
    <w:next w:val="a"/>
    <w:uiPriority w:val="35"/>
    <w:unhideWhenUsed/>
    <w:qFormat/>
    <w:rsid w:val="003C258F"/>
    <w:rPr>
      <w:rFonts w:cs="Angsana New"/>
      <w:sz w:val="20"/>
      <w:szCs w:val="25"/>
    </w:rPr>
  </w:style>
  <w:style w:type="paragraph" w:styleId="af2">
    <w:name w:val="table of figures"/>
    <w:basedOn w:val="a"/>
    <w:next w:val="a"/>
    <w:uiPriority w:val="99"/>
    <w:unhideWhenUsed/>
    <w:rsid w:val="003C258F"/>
    <w:pPr>
      <w:ind w:leftChars="400" w:left="400" w:hangingChars="200" w:hanging="200"/>
    </w:pPr>
    <w:rPr>
      <w:rFonts w:cs="Angsana New"/>
      <w:szCs w:val="30"/>
    </w:rPr>
  </w:style>
  <w:style w:type="paragraph" w:styleId="af3">
    <w:name w:val="Revision"/>
    <w:hidden/>
    <w:uiPriority w:val="99"/>
    <w:semiHidden/>
    <w:rsid w:val="00933265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9479F-4FD6-4A32-B24D-C6BF8833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6455</Words>
  <Characters>9229</Characters>
  <Application>Microsoft Office Word</Application>
  <DocSecurity>0</DocSecurity>
  <Lines>541</Lines>
  <Paragraphs>346</Paragraphs>
  <ScaleCrop>false</ScaleCrop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3</cp:revision>
  <dcterms:created xsi:type="dcterms:W3CDTF">2026-09-01T06:46:00Z</dcterms:created>
  <dcterms:modified xsi:type="dcterms:W3CDTF">2026-09-01T06:46:00Z</dcterms:modified>
</cp:coreProperties>
</file>