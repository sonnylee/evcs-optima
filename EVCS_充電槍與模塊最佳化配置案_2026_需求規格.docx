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3F85" w14:textId="6CE5F1B1" w:rsidR="00D74E0B" w:rsidRPr="00AD6435" w:rsidRDefault="00344C29" w:rsidP="00AD6435">
      <w:pPr>
        <w:pStyle w:val="ad"/>
        <w:spacing w:line="276" w:lineRule="auto"/>
        <w:ind w:right="92"/>
        <w:jc w:val="center"/>
        <w:rPr>
          <w:rFonts w:ascii="Times New Roman" w:hAnsi="Times New Roman"/>
          <w:color w:val="auto"/>
          <w:sz w:val="48"/>
          <w:lang w:eastAsia="zh-TW"/>
        </w:rPr>
      </w:pPr>
      <w:r>
        <w:rPr>
          <w:rFonts w:ascii="Times New Roman" w:hAnsi="Times New Roman" w:hint="eastAsia"/>
          <w:color w:val="auto"/>
          <w:sz w:val="48"/>
          <w:lang w:eastAsia="zh-TW"/>
        </w:rPr>
        <w:t>xx</w:t>
      </w:r>
      <w:r w:rsidR="00AD6435" w:rsidRPr="00AD6435">
        <w:rPr>
          <w:rFonts w:ascii="Times New Roman" w:hAnsi="Times New Roman" w:hint="eastAsia"/>
          <w:color w:val="auto"/>
          <w:sz w:val="48"/>
          <w:lang w:eastAsia="zh-TW"/>
        </w:rPr>
        <w:t>電子</w:t>
      </w:r>
    </w:p>
    <w:p w14:paraId="4757A96F" w14:textId="6B05C907" w:rsidR="00D74E0B" w:rsidRPr="00097D38" w:rsidRDefault="003E601E">
      <w:pPr>
        <w:spacing w:before="800" w:after="1200"/>
        <w:jc w:val="center"/>
      </w:pPr>
      <w:r w:rsidRPr="00097D38">
        <w:rPr>
          <w:rFonts w:hint="eastAsia"/>
          <w:b/>
          <w:bCs/>
          <w:sz w:val="48"/>
          <w:szCs w:val="48"/>
        </w:rPr>
        <w:t>(EVCS_充電槍與模塊最佳化配置案_202</w:t>
      </w:r>
      <w:r w:rsidR="00D47378">
        <w:rPr>
          <w:rFonts w:hint="eastAsia"/>
          <w:b/>
          <w:bCs/>
          <w:sz w:val="48"/>
          <w:szCs w:val="48"/>
        </w:rPr>
        <w:t>6</w:t>
      </w:r>
      <w:r w:rsidRPr="00097D38">
        <w:rPr>
          <w:rFonts w:hint="eastAsia"/>
          <w:b/>
          <w:bCs/>
          <w:sz w:val="48"/>
          <w:szCs w:val="48"/>
        </w:rPr>
        <w:t>) 4-1-1. New Technology Performance Spec</w:t>
      </w:r>
    </w:p>
    <w:p w14:paraId="258AF3CC" w14:textId="33CA0010" w:rsidR="00D74E0B" w:rsidRDefault="00000000" w:rsidP="003E601E">
      <w:pPr>
        <w:spacing w:before="200"/>
        <w:jc w:val="center"/>
      </w:pPr>
      <w:r>
        <w:t>Author: Sonny</w:t>
      </w:r>
    </w:p>
    <w:p w14:paraId="4550C8DE" w14:textId="51055653" w:rsidR="00D74E0B" w:rsidRDefault="00000000" w:rsidP="00AD6435">
      <w:pPr>
        <w:spacing w:before="200"/>
        <w:jc w:val="center"/>
      </w:pPr>
      <w:r>
        <w:t xml:space="preserve">Version: </w:t>
      </w:r>
      <w:r w:rsidR="00D47378">
        <w:rPr>
          <w:rFonts w:hint="eastAsia"/>
        </w:rPr>
        <w:t>0</w:t>
      </w:r>
      <w:r>
        <w:t>.0.</w:t>
      </w:r>
      <w:r w:rsidR="00D47378">
        <w:rPr>
          <w:rFonts w:hint="eastAsia"/>
        </w:rPr>
        <w:t>1</w:t>
      </w:r>
    </w:p>
    <w:p w14:paraId="4736C630" w14:textId="40743906" w:rsidR="00D74E0B" w:rsidRDefault="00AD6435">
      <w:pPr>
        <w:spacing w:before="800"/>
        <w:jc w:val="center"/>
      </w:pPr>
      <w:r>
        <w:rPr>
          <w:i/>
          <w:iCs/>
          <w:sz w:val="20"/>
          <w:szCs w:val="20"/>
        </w:rPr>
        <w:t>Confidential</w:t>
      </w:r>
    </w:p>
    <w:p w14:paraId="1B5DFB9A" w14:textId="77777777" w:rsidR="00D74E0B" w:rsidRDefault="00000000">
      <w:r>
        <w:br w:type="page"/>
      </w:r>
    </w:p>
    <w:p w14:paraId="7F8A0674" w14:textId="77777777" w:rsidR="00D74E0B" w:rsidRDefault="00000000">
      <w:pPr>
        <w:spacing w:before="240" w:after="240"/>
      </w:pPr>
      <w:r>
        <w:rPr>
          <w:b/>
          <w:bCs/>
          <w:sz w:val="28"/>
          <w:szCs w:val="28"/>
        </w:rPr>
        <w:lastRenderedPageBreak/>
        <w:t>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957"/>
        <w:gridCol w:w="1932"/>
        <w:gridCol w:w="2894"/>
        <w:gridCol w:w="2233"/>
      </w:tblGrid>
      <w:tr w:rsidR="00456F36" w14:paraId="19E117BF" w14:textId="77777777" w:rsidTr="0059104B">
        <w:trPr>
          <w:tblHeader/>
        </w:trPr>
        <w:tc>
          <w:tcPr>
            <w:tcW w:w="1958" w:type="dxa"/>
            <w:shd w:val="clear" w:color="auto" w:fill="D5E8F0"/>
          </w:tcPr>
          <w:p w14:paraId="6D26833A" w14:textId="77777777" w:rsidR="00D74E0B" w:rsidRDefault="00000000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1934" w:type="dxa"/>
            <w:shd w:val="clear" w:color="auto" w:fill="D5E8F0"/>
          </w:tcPr>
          <w:p w14:paraId="79854845" w14:textId="77777777" w:rsidR="00D74E0B" w:rsidRDefault="00000000">
            <w:pPr>
              <w:jc w:val="center"/>
            </w:pPr>
            <w:r>
              <w:rPr>
                <w:b/>
                <w:bCs/>
              </w:rPr>
              <w:t>Revision</w:t>
            </w:r>
          </w:p>
        </w:tc>
        <w:tc>
          <w:tcPr>
            <w:tcW w:w="2896" w:type="dxa"/>
            <w:shd w:val="clear" w:color="auto" w:fill="D5E8F0"/>
          </w:tcPr>
          <w:p w14:paraId="0932772E" w14:textId="77777777" w:rsidR="00D74E0B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36" w:type="dxa"/>
            <w:shd w:val="clear" w:color="auto" w:fill="D5E8F0"/>
          </w:tcPr>
          <w:p w14:paraId="7012D9C7" w14:textId="77777777" w:rsidR="00D74E0B" w:rsidRDefault="00000000">
            <w:pPr>
              <w:jc w:val="center"/>
            </w:pPr>
            <w:r>
              <w:rPr>
                <w:b/>
                <w:bCs/>
              </w:rPr>
              <w:t>Author</w:t>
            </w:r>
          </w:p>
        </w:tc>
      </w:tr>
      <w:tr w:rsidR="00456F36" w14:paraId="440FE916" w14:textId="77777777" w:rsidTr="0059104B">
        <w:tc>
          <w:tcPr>
            <w:tcW w:w="1958" w:type="dxa"/>
          </w:tcPr>
          <w:p w14:paraId="238B3417" w14:textId="30F882F3" w:rsidR="00D74E0B" w:rsidRDefault="00000000">
            <w:pPr>
              <w:jc w:val="center"/>
            </w:pPr>
            <w:r>
              <w:t>202</w:t>
            </w:r>
            <w:r w:rsidR="00435A1C">
              <w:rPr>
                <w:rFonts w:hint="eastAsia"/>
              </w:rPr>
              <w:t>6</w:t>
            </w:r>
            <w:r>
              <w:t>/</w:t>
            </w:r>
            <w:r w:rsidR="00435A1C">
              <w:rPr>
                <w:rFonts w:hint="eastAsia"/>
              </w:rPr>
              <w:t>7</w:t>
            </w:r>
            <w:r>
              <w:t>/</w:t>
            </w:r>
            <w:r w:rsidR="00435A1C">
              <w:rPr>
                <w:rFonts w:hint="eastAsia"/>
              </w:rPr>
              <w:t>24</w:t>
            </w:r>
          </w:p>
        </w:tc>
        <w:tc>
          <w:tcPr>
            <w:tcW w:w="1934" w:type="dxa"/>
          </w:tcPr>
          <w:p w14:paraId="2E5A2D20" w14:textId="1BEE663D" w:rsidR="00D74E0B" w:rsidRDefault="00AD6435">
            <w:pPr>
              <w:jc w:val="center"/>
            </w:pPr>
            <w:r>
              <w:rPr>
                <w:rFonts w:hint="eastAsia"/>
              </w:rPr>
              <w:t>0</w:t>
            </w:r>
            <w:r>
              <w:t>.0.</w:t>
            </w:r>
            <w:r>
              <w:rPr>
                <w:rFonts w:hint="eastAsia"/>
              </w:rPr>
              <w:t>1</w:t>
            </w:r>
          </w:p>
        </w:tc>
        <w:tc>
          <w:tcPr>
            <w:tcW w:w="2896" w:type="dxa"/>
          </w:tcPr>
          <w:p w14:paraId="5481E523" w14:textId="36C77541" w:rsidR="00D74E0B" w:rsidRDefault="00000000">
            <w:r>
              <w:t>Initial</w:t>
            </w:r>
            <w:r w:rsidR="009F15D5">
              <w:rPr>
                <w:rFonts w:hint="eastAsia"/>
              </w:rPr>
              <w:t xml:space="preserve"> </w:t>
            </w:r>
            <w:r>
              <w:t>technical specification document</w:t>
            </w:r>
          </w:p>
        </w:tc>
        <w:tc>
          <w:tcPr>
            <w:tcW w:w="2236" w:type="dxa"/>
          </w:tcPr>
          <w:p w14:paraId="1640589E" w14:textId="607596F3" w:rsidR="00D74E0B" w:rsidRDefault="00000000">
            <w:pPr>
              <w:jc w:val="center"/>
            </w:pPr>
            <w:r>
              <w:t>Sonny</w:t>
            </w:r>
            <w:r w:rsidR="009F6DBD">
              <w:rPr>
                <w:rFonts w:hint="eastAsia"/>
              </w:rPr>
              <w:t xml:space="preserve"> Lee</w:t>
            </w:r>
          </w:p>
        </w:tc>
      </w:tr>
      <w:tr w:rsidR="00456F36" w14:paraId="5C9AD895" w14:textId="77777777" w:rsidTr="0059104B">
        <w:tc>
          <w:tcPr>
            <w:tcW w:w="1958" w:type="dxa"/>
          </w:tcPr>
          <w:p w14:paraId="1771BA48" w14:textId="3D363A36" w:rsidR="0059104B" w:rsidRDefault="00FF2F00">
            <w:pPr>
              <w:jc w:val="center"/>
            </w:pPr>
            <w:r>
              <w:rPr>
                <w:rFonts w:hint="eastAsia"/>
              </w:rPr>
              <w:t>2026/7/30</w:t>
            </w:r>
          </w:p>
        </w:tc>
        <w:tc>
          <w:tcPr>
            <w:tcW w:w="1934" w:type="dxa"/>
          </w:tcPr>
          <w:p w14:paraId="0104163B" w14:textId="5DB6716D" w:rsidR="0059104B" w:rsidRDefault="00FF2F00">
            <w:pPr>
              <w:jc w:val="center"/>
            </w:pPr>
            <w:r>
              <w:rPr>
                <w:rFonts w:hint="eastAsia"/>
              </w:rPr>
              <w:t>0.0.2</w:t>
            </w:r>
          </w:p>
        </w:tc>
        <w:tc>
          <w:tcPr>
            <w:tcW w:w="2896" w:type="dxa"/>
          </w:tcPr>
          <w:p w14:paraId="14D58025" w14:textId="7BEDD91E" w:rsidR="0059104B" w:rsidRDefault="00FF2F00" w:rsidP="008D7D7A">
            <w:r>
              <w:rPr>
                <w:rFonts w:hint="eastAsia"/>
              </w:rPr>
              <w:t>修正來車起充模塊</w:t>
            </w:r>
            <w:r w:rsidR="008D7D7A">
              <w:rPr>
                <w:rFonts w:hint="eastAsia"/>
              </w:rPr>
              <w:t>分配</w:t>
            </w:r>
            <w:r>
              <w:rPr>
                <w:rFonts w:hint="eastAsia"/>
              </w:rPr>
              <w:t>條件</w:t>
            </w:r>
          </w:p>
        </w:tc>
        <w:tc>
          <w:tcPr>
            <w:tcW w:w="2236" w:type="dxa"/>
          </w:tcPr>
          <w:p w14:paraId="5DA1D372" w14:textId="01E10A18" w:rsidR="0059104B" w:rsidRDefault="00FF2F00">
            <w:pPr>
              <w:jc w:val="center"/>
            </w:pPr>
            <w:r>
              <w:rPr>
                <w:rFonts w:hint="eastAsia"/>
              </w:rPr>
              <w:t>Sonny Lee</w:t>
            </w:r>
          </w:p>
        </w:tc>
      </w:tr>
      <w:tr w:rsidR="00456F36" w14:paraId="623F43E6" w14:textId="77777777" w:rsidTr="0059104B">
        <w:tc>
          <w:tcPr>
            <w:tcW w:w="1958" w:type="dxa"/>
          </w:tcPr>
          <w:p w14:paraId="60A7E318" w14:textId="16D1BFFF" w:rsidR="003E601E" w:rsidRDefault="003E601E">
            <w:pPr>
              <w:jc w:val="center"/>
            </w:pPr>
          </w:p>
        </w:tc>
        <w:tc>
          <w:tcPr>
            <w:tcW w:w="1934" w:type="dxa"/>
          </w:tcPr>
          <w:p w14:paraId="23BFFC71" w14:textId="55577288" w:rsidR="003E601E" w:rsidRDefault="003E601E">
            <w:pPr>
              <w:jc w:val="center"/>
            </w:pPr>
          </w:p>
        </w:tc>
        <w:tc>
          <w:tcPr>
            <w:tcW w:w="2896" w:type="dxa"/>
          </w:tcPr>
          <w:p w14:paraId="17444409" w14:textId="481E8169" w:rsidR="003E601E" w:rsidRDefault="003E601E"/>
        </w:tc>
        <w:tc>
          <w:tcPr>
            <w:tcW w:w="2236" w:type="dxa"/>
          </w:tcPr>
          <w:p w14:paraId="30F2BD99" w14:textId="22C058E1" w:rsidR="003E601E" w:rsidRDefault="003E601E">
            <w:pPr>
              <w:jc w:val="center"/>
            </w:pPr>
          </w:p>
        </w:tc>
      </w:tr>
      <w:tr w:rsidR="00456F36" w14:paraId="56B43984" w14:textId="77777777" w:rsidTr="0059104B">
        <w:tc>
          <w:tcPr>
            <w:tcW w:w="1958" w:type="dxa"/>
          </w:tcPr>
          <w:p w14:paraId="0271AD05" w14:textId="08A4E6DE" w:rsidR="00977A88" w:rsidRDefault="00977A88">
            <w:pPr>
              <w:jc w:val="center"/>
            </w:pPr>
          </w:p>
        </w:tc>
        <w:tc>
          <w:tcPr>
            <w:tcW w:w="1934" w:type="dxa"/>
          </w:tcPr>
          <w:p w14:paraId="5E0748FE" w14:textId="51B78638" w:rsidR="00977A88" w:rsidRDefault="00977A88">
            <w:pPr>
              <w:jc w:val="center"/>
            </w:pPr>
          </w:p>
        </w:tc>
        <w:tc>
          <w:tcPr>
            <w:tcW w:w="2896" w:type="dxa"/>
          </w:tcPr>
          <w:p w14:paraId="5888309C" w14:textId="54A1794E" w:rsidR="00977A88" w:rsidRDefault="00977A88"/>
        </w:tc>
        <w:tc>
          <w:tcPr>
            <w:tcW w:w="2236" w:type="dxa"/>
          </w:tcPr>
          <w:p w14:paraId="7BBDB692" w14:textId="07BF6565" w:rsidR="00977A88" w:rsidRDefault="00977A88">
            <w:pPr>
              <w:jc w:val="center"/>
            </w:pPr>
          </w:p>
        </w:tc>
      </w:tr>
    </w:tbl>
    <w:p w14:paraId="6A39385A" w14:textId="77777777" w:rsidR="009F6DBD" w:rsidRPr="009F6DBD" w:rsidRDefault="009F6DBD" w:rsidP="009F6DBD">
      <w:pPr>
        <w:spacing w:before="240" w:after="240"/>
        <w:rPr>
          <w:b/>
          <w:bCs/>
          <w:sz w:val="28"/>
          <w:szCs w:val="28"/>
        </w:rPr>
      </w:pPr>
      <w:r w:rsidRPr="009F6DBD">
        <w:rPr>
          <w:rFonts w:hint="eastAsia"/>
          <w:b/>
          <w:bCs/>
          <w:sz w:val="28"/>
          <w:szCs w:val="28"/>
        </w:rPr>
        <w:t>Document Review Record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077"/>
        <w:gridCol w:w="1675"/>
        <w:gridCol w:w="3189"/>
        <w:gridCol w:w="2075"/>
      </w:tblGrid>
      <w:tr w:rsidR="009F6DBD" w:rsidRPr="009F6DBD" w14:paraId="3603AFF5" w14:textId="77777777" w:rsidTr="009F6DBD">
        <w:trPr>
          <w:tblHeader/>
        </w:trPr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3033C89C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Revision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4DA3E26F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Date</w:t>
            </w: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2332AD65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Reviewer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hideMark/>
          </w:tcPr>
          <w:p w14:paraId="6A32B2D6" w14:textId="77777777" w:rsidR="009F6DBD" w:rsidRPr="009F6DBD" w:rsidRDefault="009F6DBD" w:rsidP="009F6DBD">
            <w:pPr>
              <w:jc w:val="center"/>
              <w:rPr>
                <w:b/>
                <w:bCs/>
              </w:rPr>
            </w:pPr>
            <w:r w:rsidRPr="009F6DBD">
              <w:rPr>
                <w:rFonts w:hint="eastAsia"/>
                <w:b/>
                <w:bCs/>
              </w:rPr>
              <w:t>Notes</w:t>
            </w:r>
          </w:p>
        </w:tc>
      </w:tr>
      <w:tr w:rsidR="009F6DBD" w:rsidRPr="009F6DBD" w14:paraId="0D68DB17" w14:textId="77777777" w:rsidTr="00435A1C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1947" w14:textId="126A52B4" w:rsidR="009F6DBD" w:rsidRPr="009F6DBD" w:rsidRDefault="009F6DBD" w:rsidP="009F6DBD">
            <w:pPr>
              <w:jc w:val="center"/>
            </w:pP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9961" w14:textId="5BC7934A" w:rsidR="009F6DBD" w:rsidRPr="009F6DBD" w:rsidRDefault="009F6DBD" w:rsidP="009F6DBD">
            <w:pPr>
              <w:jc w:val="center"/>
            </w:pPr>
          </w:p>
        </w:tc>
        <w:tc>
          <w:tcPr>
            <w:tcW w:w="3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D6E1" w14:textId="30C04944" w:rsidR="009F6DBD" w:rsidRPr="009F6DBD" w:rsidRDefault="009F6DBD" w:rsidP="009F6DBD">
            <w:pPr>
              <w:jc w:val="center"/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823B" w14:textId="48C460BF" w:rsidR="009F6DBD" w:rsidRPr="009F6DBD" w:rsidRDefault="009F6DBD" w:rsidP="009F6DBD"/>
        </w:tc>
      </w:tr>
    </w:tbl>
    <w:p w14:paraId="1DF9818A" w14:textId="15323C89" w:rsidR="00BE0400" w:rsidRDefault="00BE0400"/>
    <w:p w14:paraId="78E5C9E4" w14:textId="77777777" w:rsidR="0059104B" w:rsidRDefault="0059104B"/>
    <w:p w14:paraId="0171568A" w14:textId="77777777" w:rsidR="0059104B" w:rsidRDefault="0059104B"/>
    <w:p w14:paraId="64F3C086" w14:textId="77777777" w:rsidR="0059104B" w:rsidRDefault="0059104B"/>
    <w:p w14:paraId="5187363F" w14:textId="77777777" w:rsidR="0059104B" w:rsidRDefault="0059104B"/>
    <w:p w14:paraId="626FEBCA" w14:textId="77777777" w:rsidR="0059104B" w:rsidRDefault="0059104B"/>
    <w:p w14:paraId="2469AC53" w14:textId="77777777" w:rsidR="0059104B" w:rsidRDefault="0059104B"/>
    <w:p w14:paraId="1DEB2F79" w14:textId="77777777" w:rsidR="0059104B" w:rsidRDefault="0059104B"/>
    <w:p w14:paraId="3ACAEAAB" w14:textId="77777777" w:rsidR="0059104B" w:rsidRDefault="0059104B"/>
    <w:p w14:paraId="39DF78F1" w14:textId="77777777" w:rsidR="0059104B" w:rsidRDefault="0059104B"/>
    <w:p w14:paraId="30C5AD3B" w14:textId="2CA55674" w:rsidR="0059104B" w:rsidRDefault="0059104B"/>
    <w:p w14:paraId="394A0ED9" w14:textId="77777777" w:rsidR="0059104B" w:rsidRDefault="0059104B"/>
    <w:p w14:paraId="50C01444" w14:textId="77777777" w:rsidR="0059104B" w:rsidRDefault="0059104B"/>
    <w:p w14:paraId="0210FF55" w14:textId="77777777" w:rsidR="0059104B" w:rsidRDefault="0059104B"/>
    <w:p w14:paraId="26C71968" w14:textId="77777777" w:rsidR="0059104B" w:rsidRDefault="0059104B"/>
    <w:p w14:paraId="41BDD053" w14:textId="77777777" w:rsidR="0059104B" w:rsidRDefault="0059104B"/>
    <w:p w14:paraId="24D396D1" w14:textId="77777777" w:rsidR="0059104B" w:rsidRDefault="0059104B"/>
    <w:p w14:paraId="11C73DC4" w14:textId="77777777" w:rsidR="0059104B" w:rsidRDefault="0059104B"/>
    <w:p w14:paraId="4BAF900F" w14:textId="623B1672" w:rsidR="0059104B" w:rsidRDefault="0059104B"/>
    <w:p w14:paraId="33B93A99" w14:textId="77777777" w:rsidR="00F90ACE" w:rsidRDefault="00F90ACE"/>
    <w:p w14:paraId="7BF05634" w14:textId="77777777" w:rsidR="00F90ACE" w:rsidRDefault="00F90ACE"/>
    <w:p w14:paraId="71DD64DC" w14:textId="77777777" w:rsidR="00F90ACE" w:rsidRDefault="00F90ACE"/>
    <w:p w14:paraId="3F904396" w14:textId="77777777" w:rsidR="00F90ACE" w:rsidRDefault="00F90ACE"/>
    <w:p w14:paraId="1362A223" w14:textId="77777777" w:rsidR="00C5391B" w:rsidRDefault="00C5391B"/>
    <w:p w14:paraId="5DDA9421" w14:textId="77777777" w:rsidR="00D74E0B" w:rsidRDefault="00000000" w:rsidP="00265E27">
      <w:pPr>
        <w:spacing w:before="240" w:after="240"/>
        <w:jc w:val="center"/>
      </w:pPr>
      <w:r>
        <w:rPr>
          <w:b/>
          <w:bCs/>
          <w:sz w:val="28"/>
          <w:szCs w:val="28"/>
        </w:rPr>
        <w:lastRenderedPageBreak/>
        <w:t>目錄</w:t>
      </w:r>
    </w:p>
    <w:sdt>
      <w:sdtPr>
        <w:rPr>
          <w:rFonts w:cs="標楷體"/>
          <w:szCs w:val="24"/>
        </w:rPr>
        <w:alias w:val="Table of Contents"/>
        <w:id w:val="1615555132"/>
      </w:sdtPr>
      <w:sdtContent>
        <w:p w14:paraId="0A155D0D" w14:textId="36489D48" w:rsidR="000F42A8" w:rsidRDefault="00000000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331918" w:history="1">
            <w:r w:rsidR="000F42A8" w:rsidRPr="0095110C">
              <w:rPr>
                <w:rStyle w:val="a5"/>
                <w:noProof/>
              </w:rPr>
              <w:t>引言</w:t>
            </w:r>
            <w:r w:rsidR="000F42A8">
              <w:rPr>
                <w:noProof/>
              </w:rPr>
              <w:tab/>
            </w:r>
            <w:r w:rsidR="000F42A8">
              <w:rPr>
                <w:noProof/>
              </w:rPr>
              <w:fldChar w:fldCharType="begin"/>
            </w:r>
            <w:r w:rsidR="000F42A8">
              <w:rPr>
                <w:noProof/>
              </w:rPr>
              <w:instrText xml:space="preserve"> PAGEREF _Toc237331918 \h </w:instrText>
            </w:r>
            <w:r w:rsidR="000F42A8">
              <w:rPr>
                <w:noProof/>
              </w:rPr>
            </w:r>
            <w:r w:rsidR="000F42A8">
              <w:rPr>
                <w:noProof/>
              </w:rPr>
              <w:fldChar w:fldCharType="separate"/>
            </w:r>
            <w:r w:rsidR="000F42A8">
              <w:rPr>
                <w:noProof/>
              </w:rPr>
              <w:t>4</w:t>
            </w:r>
            <w:r w:rsidR="000F42A8">
              <w:rPr>
                <w:noProof/>
              </w:rPr>
              <w:fldChar w:fldCharType="end"/>
            </w:r>
          </w:hyperlink>
        </w:p>
        <w:p w14:paraId="709F780A" w14:textId="505B01AA" w:rsidR="000F42A8" w:rsidRDefault="000F42A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19" w:history="1">
            <w:r w:rsidRPr="0095110C">
              <w:rPr>
                <w:rStyle w:val="a5"/>
                <w:noProof/>
              </w:rPr>
              <w:t>1. 系統概述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CCF9F1" w14:textId="30B7B68E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20" w:history="1">
            <w:r w:rsidRPr="0095110C">
              <w:rPr>
                <w:rStyle w:val="a5"/>
                <w:noProof/>
              </w:rPr>
              <w:t>1.1專案目標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9D5204" w14:textId="2FFA0D51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21" w:history="1">
            <w:r w:rsidRPr="0095110C">
              <w:rPr>
                <w:rStyle w:val="a5"/>
                <w:noProof/>
              </w:rPr>
              <w:t>1.2交付產出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603786" w14:textId="2338B9C8" w:rsidR="000F42A8" w:rsidRDefault="000F42A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22" w:history="1">
            <w:r w:rsidRPr="0095110C">
              <w:rPr>
                <w:rStyle w:val="a5"/>
                <w:noProof/>
              </w:rPr>
              <w:t>2. 系統架構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3EE1E1" w14:textId="6126E545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23" w:history="1">
            <w:r w:rsidRPr="0095110C">
              <w:rPr>
                <w:rStyle w:val="a5"/>
                <w:noProof/>
              </w:rPr>
              <w:t>2.1整體結構與可組態範圍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6C322F" w14:textId="3D0EF630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24" w:history="1">
            <w:r w:rsidRPr="0095110C">
              <w:rPr>
                <w:rStyle w:val="a5"/>
                <w:noProof/>
              </w:rPr>
              <w:t>2.2模組群組配置與環形拓撲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CDE673" w14:textId="6F7E900F" w:rsidR="000F42A8" w:rsidRDefault="000F42A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25" w:history="1">
            <w:r w:rsidRPr="0095110C">
              <w:rPr>
                <w:rStyle w:val="a5"/>
                <w:noProof/>
              </w:rPr>
              <w:t>3. 需求分析與限制條件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0EBE84" w14:textId="1D4E8735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26" w:history="1">
            <w:r w:rsidRPr="0095110C">
              <w:rPr>
                <w:rStyle w:val="a5"/>
                <w:noProof/>
              </w:rPr>
              <w:t>3.1功率運算基準與名詞定義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AFA7A4" w14:textId="36CC50AF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27" w:history="1">
            <w:r w:rsidRPr="0095110C">
              <w:rPr>
                <w:rStyle w:val="a5"/>
                <w:noProof/>
              </w:rPr>
              <w:t>3.2來車事件與起充保底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BF28AD" w14:textId="52D208B9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28" w:history="1">
            <w:r w:rsidRPr="0095110C">
              <w:rPr>
                <w:rStyle w:val="a5"/>
                <w:noProof/>
              </w:rPr>
              <w:t>3.3借電觸發條件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188567A" w14:textId="0D20B087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29" w:history="1">
            <w:r w:rsidRPr="0095110C">
              <w:rPr>
                <w:rStyle w:val="a5"/>
                <w:noProof/>
              </w:rPr>
              <w:t>3.4借電成立條件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6A7A2A" w14:textId="19618D5D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30" w:history="1">
            <w:r w:rsidRPr="0095110C">
              <w:rPr>
                <w:rStyle w:val="a5"/>
                <w:noProof/>
              </w:rPr>
              <w:t>3.5借出單位限制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DD49D8" w14:textId="0E4AA0A5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31" w:history="1">
            <w:r w:rsidRPr="0095110C">
              <w:rPr>
                <w:rStyle w:val="a5"/>
                <w:noProof/>
              </w:rPr>
              <w:t>3.6跨 REC BD借電之範圍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6699DD" w14:textId="35D4BC78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32" w:history="1">
            <w:r w:rsidRPr="0095110C">
              <w:rPr>
                <w:rStyle w:val="a5"/>
                <w:noProof/>
              </w:rPr>
              <w:t>3.7被動式調整功率原則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29AE8A" w14:textId="1C4FF8B4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33" w:history="1">
            <w:r w:rsidRPr="0095110C">
              <w:rPr>
                <w:rStyle w:val="a5"/>
                <w:noProof/>
              </w:rPr>
              <w:t>3.8系統參數與硬體限制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E19DCB2" w14:textId="28D06C85" w:rsidR="000F42A8" w:rsidRDefault="000F42A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34" w:history="1">
            <w:r w:rsidRPr="0095110C">
              <w:rPr>
                <w:rStyle w:val="a5"/>
                <w:noProof/>
              </w:rPr>
              <w:t>4. 性能指標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34561B" w14:textId="51FB307D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35" w:history="1">
            <w:r w:rsidRPr="0095110C">
              <w:rPr>
                <w:rStyle w:val="a5"/>
                <w:noProof/>
              </w:rPr>
              <w:t>4.1 演算法正確性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D8218D" w14:textId="4772CD1E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36" w:history="1">
            <w:r w:rsidRPr="0095110C">
              <w:rPr>
                <w:rStyle w:val="a5"/>
                <w:noProof/>
              </w:rPr>
              <w:t>4.2 穩定性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8BEC99" w14:textId="530A59EC" w:rsidR="000F42A8" w:rsidRDefault="000F42A8">
          <w:pPr>
            <w:pStyle w:val="20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331937" w:history="1">
            <w:r w:rsidRPr="0095110C">
              <w:rPr>
                <w:rStyle w:val="a5"/>
                <w:noProof/>
              </w:rPr>
              <w:t>4.3 可維護性與可移植性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_Toc237331937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5A2963" w14:textId="50008345" w:rsidR="00D74E0B" w:rsidRDefault="00000000">
          <w:r>
            <w:fldChar w:fldCharType="end"/>
          </w:r>
        </w:p>
      </w:sdtContent>
    </w:sdt>
    <w:p w14:paraId="2B6FFEBD" w14:textId="7CB35F4D" w:rsidR="00CA4035" w:rsidRDefault="003C258F" w:rsidP="003C258F">
      <w:pPr>
        <w:spacing w:before="240" w:after="240"/>
        <w:jc w:val="center"/>
      </w:pPr>
      <w:r>
        <w:rPr>
          <w:rFonts w:hint="eastAsia"/>
        </w:rPr>
        <w:t>圖</w:t>
      </w:r>
      <w:r w:rsidR="0071310A">
        <w:rPr>
          <w:rFonts w:hint="eastAsia"/>
        </w:rPr>
        <w:t>表</w:t>
      </w:r>
      <w:r>
        <w:rPr>
          <w:rFonts w:hint="eastAsia"/>
        </w:rPr>
        <w:t>目錄</w:t>
      </w:r>
    </w:p>
    <w:p w14:paraId="2153D991" w14:textId="339A50BF" w:rsidR="0031790E" w:rsidRDefault="000F42A8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"表格" </w:instrText>
      </w:r>
      <w:r>
        <w:fldChar w:fldCharType="separate"/>
      </w:r>
      <w:hyperlink w:anchor="_Toc237332371" w:history="1">
        <w:r w:rsidR="0031790E" w:rsidRPr="001C3E05">
          <w:rPr>
            <w:rStyle w:val="a5"/>
            <w:noProof/>
          </w:rPr>
          <w:t>表格 1:系統組態設置(一)</w:t>
        </w:r>
        <w:r w:rsidR="0031790E">
          <w:rPr>
            <w:noProof/>
            <w:webHidden/>
          </w:rPr>
          <w:tab/>
        </w:r>
        <w:r w:rsidR="0031790E">
          <w:rPr>
            <w:noProof/>
            <w:webHidden/>
          </w:rPr>
          <w:fldChar w:fldCharType="begin"/>
        </w:r>
        <w:r w:rsidR="0031790E">
          <w:rPr>
            <w:noProof/>
            <w:webHidden/>
          </w:rPr>
          <w:instrText xml:space="preserve"> PAGEREF _Toc237332371 \h </w:instrText>
        </w:r>
        <w:r w:rsidR="0031790E">
          <w:rPr>
            <w:noProof/>
            <w:webHidden/>
          </w:rPr>
        </w:r>
        <w:r w:rsidR="0031790E">
          <w:rPr>
            <w:noProof/>
            <w:webHidden/>
          </w:rPr>
          <w:fldChar w:fldCharType="separate"/>
        </w:r>
        <w:r w:rsidR="0031790E">
          <w:rPr>
            <w:noProof/>
            <w:webHidden/>
          </w:rPr>
          <w:t>4</w:t>
        </w:r>
        <w:r w:rsidR="0031790E">
          <w:rPr>
            <w:noProof/>
            <w:webHidden/>
          </w:rPr>
          <w:fldChar w:fldCharType="end"/>
        </w:r>
      </w:hyperlink>
    </w:p>
    <w:p w14:paraId="28CE5044" w14:textId="43551C3B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2" w:history="1">
        <w:r w:rsidRPr="001C3E05">
          <w:rPr>
            <w:rStyle w:val="a5"/>
            <w:noProof/>
          </w:rPr>
          <w:t>表格 2:系統組態設置(二)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EA0A36" w14:textId="44331BC7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3" w:history="1">
        <w:r w:rsidRPr="001C3E05">
          <w:rPr>
            <w:rStyle w:val="a5"/>
            <w:noProof/>
          </w:rPr>
          <w:t>表格 3:整流板與輸出端對應關係(參考組態)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96745C" w14:textId="3DD2DA60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4" w:history="1">
        <w:r w:rsidRPr="001C3E05">
          <w:rPr>
            <w:rStyle w:val="a5"/>
            <w:noProof/>
          </w:rPr>
          <w:t>表格 4:K_SHARE組態對應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FAD6D9" w14:textId="57C25330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375" w:history="1">
        <w:r w:rsidRPr="001C3E05">
          <w:rPr>
            <w:rStyle w:val="a5"/>
            <w:noProof/>
          </w:rPr>
          <w:t>表格 5:本版值系統參數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AAC3BE" w14:textId="1F93FD19" w:rsidR="0031790E" w:rsidRPr="0031790E" w:rsidRDefault="000F42A8" w:rsidP="00265E27">
      <w:pPr>
        <w:widowControl/>
        <w:rPr>
          <w:rFonts w:cs="Angsana New"/>
          <w:szCs w:val="30"/>
        </w:rPr>
      </w:pPr>
      <w:r>
        <w:rPr>
          <w:rFonts w:cs="Angsana New"/>
          <w:szCs w:val="30"/>
        </w:rPr>
        <w:fldChar w:fldCharType="end"/>
      </w:r>
      <w:r w:rsidR="0031790E">
        <w:fldChar w:fldCharType="begin"/>
      </w:r>
      <w:r w:rsidR="0031790E">
        <w:instrText xml:space="preserve"> TOC \h \z \c "圖表" </w:instrText>
      </w:r>
      <w:r w:rsidR="0031790E">
        <w:fldChar w:fldCharType="separate"/>
      </w:r>
    </w:p>
    <w:p w14:paraId="7D242789" w14:textId="5EEE7A1D" w:rsidR="0031790E" w:rsidRDefault="0031790E">
      <w:pPr>
        <w:pStyle w:val="af2"/>
        <w:tabs>
          <w:tab w:val="right" w:leader="dot" w:pos="9016"/>
        </w:tabs>
        <w:ind w:left="1440" w:hanging="480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7332406" w:history="1">
        <w:r w:rsidRPr="00955AEE">
          <w:rPr>
            <w:rStyle w:val="a5"/>
            <w:noProof/>
          </w:rPr>
          <w:t>圖表 1:系統硬體架構(參考組態以4 REC BD為例)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_Toc237332406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04BDAA" w14:textId="35DBADE4" w:rsidR="00D74E0B" w:rsidRDefault="0031790E" w:rsidP="00265E27">
      <w:pPr>
        <w:widowControl/>
      </w:pPr>
      <w:r>
        <w:fldChar w:fldCharType="end"/>
      </w:r>
    </w:p>
    <w:p w14:paraId="3B482C83" w14:textId="77777777" w:rsidR="0031790E" w:rsidRDefault="0031790E" w:rsidP="00265E27">
      <w:pPr>
        <w:widowControl/>
      </w:pPr>
    </w:p>
    <w:p w14:paraId="6E641EE0" w14:textId="77777777" w:rsidR="0031790E" w:rsidRDefault="0031790E" w:rsidP="00265E27">
      <w:pPr>
        <w:widowControl/>
      </w:pPr>
    </w:p>
    <w:p w14:paraId="5AC1DAD9" w14:textId="77777777" w:rsidR="0031790E" w:rsidRDefault="0031790E" w:rsidP="00265E27">
      <w:pPr>
        <w:widowControl/>
      </w:pPr>
    </w:p>
    <w:p w14:paraId="56A23AF4" w14:textId="77777777" w:rsidR="0031790E" w:rsidRDefault="0031790E" w:rsidP="00265E27">
      <w:pPr>
        <w:widowControl/>
      </w:pPr>
    </w:p>
    <w:p w14:paraId="485B1AFF" w14:textId="3C95CA2C" w:rsidR="0031790E" w:rsidRDefault="0031790E" w:rsidP="00265E27">
      <w:pPr>
        <w:widowControl/>
      </w:pPr>
    </w:p>
    <w:p w14:paraId="2E6A5DBC" w14:textId="77777777" w:rsidR="0031790E" w:rsidRDefault="0031790E" w:rsidP="00265E27">
      <w:pPr>
        <w:widowControl/>
      </w:pPr>
    </w:p>
    <w:p w14:paraId="6A6B2A7F" w14:textId="77777777" w:rsidR="0031790E" w:rsidRDefault="0031790E" w:rsidP="00265E27">
      <w:pPr>
        <w:widowControl/>
      </w:pPr>
    </w:p>
    <w:p w14:paraId="5350443D" w14:textId="77777777" w:rsidR="0031790E" w:rsidRDefault="0031790E" w:rsidP="00265E27">
      <w:pPr>
        <w:widowControl/>
      </w:pPr>
    </w:p>
    <w:p w14:paraId="2C1282F5" w14:textId="77777777" w:rsidR="0031790E" w:rsidRDefault="0031790E" w:rsidP="00265E27">
      <w:pPr>
        <w:widowControl/>
        <w:rPr>
          <w:rFonts w:hint="eastAsia"/>
        </w:rPr>
      </w:pPr>
    </w:p>
    <w:p w14:paraId="3113193D" w14:textId="428C011F" w:rsidR="00D74E0B" w:rsidRDefault="00000000" w:rsidP="00265E27">
      <w:pPr>
        <w:pStyle w:val="1"/>
        <w:jc w:val="center"/>
      </w:pPr>
      <w:bookmarkStart w:id="0" w:name="_Toc237331918"/>
      <w:r>
        <w:lastRenderedPageBreak/>
        <w:t>引言</w:t>
      </w:r>
      <w:bookmarkEnd w:id="0"/>
    </w:p>
    <w:p w14:paraId="7B4C1A09" w14:textId="358C33F0" w:rsidR="00D74E0B" w:rsidRDefault="00527563">
      <w:pPr>
        <w:spacing w:before="120" w:after="240"/>
      </w:pPr>
      <w:r w:rsidRPr="00527563">
        <w:t xml:space="preserve">本文件為 EVCS </w:t>
      </w:r>
      <w:r>
        <w:t>（Electric Vehicle Charging Station）</w:t>
      </w:r>
      <w:r w:rsidRPr="00527563">
        <w:t>充電槍與模塊最佳化配置案之需求規格書，說明充電站供電模組在多充電槍競用情境下之功率借調行為，界定演算法應遵循之觸發條件、成立條件與硬體限制，並訂定可供驗收之性能指標。本文件僅描述系統「應具備之行為」（WHAT），不規範程式模組切分、資料結構與實作細節（HOW），後者另於設計概念書中說明。</w:t>
      </w:r>
    </w:p>
    <w:p w14:paraId="318FC015" w14:textId="77777777" w:rsidR="00D74E0B" w:rsidRDefault="00000000">
      <w:pPr>
        <w:pStyle w:val="1"/>
      </w:pPr>
      <w:bookmarkStart w:id="1" w:name="_Toc237331919"/>
      <w:r>
        <w:t>1. 系統概述</w:t>
      </w:r>
      <w:bookmarkEnd w:id="1"/>
    </w:p>
    <w:p w14:paraId="72C8C65C" w14:textId="6853A155" w:rsidR="00D74E0B" w:rsidRDefault="00000000">
      <w:pPr>
        <w:pStyle w:val="2"/>
      </w:pPr>
      <w:bookmarkStart w:id="2" w:name="_Toc237331920"/>
      <w:r>
        <w:t>1.1專案目標</w:t>
      </w:r>
      <w:bookmarkEnd w:id="2"/>
    </w:p>
    <w:p w14:paraId="1B6EA45F" w14:textId="77777777" w:rsidR="00D74E0B" w:rsidRDefault="00000000">
      <w:pPr>
        <w:spacing w:before="120" w:after="120"/>
      </w:pPr>
      <w:r>
        <w:t>本專案之核心目標為：</w:t>
      </w:r>
    </w:p>
    <w:p w14:paraId="7EA4882E" w14:textId="42B0ED69" w:rsidR="00D74E0B" w:rsidRDefault="00000000">
      <w:pPr>
        <w:pStyle w:val="a4"/>
        <w:numPr>
          <w:ilvl w:val="0"/>
          <w:numId w:val="2"/>
        </w:numPr>
      </w:pPr>
      <w:r>
        <w:t>建構充電樁供電模組串並聯控制最佳化</w:t>
      </w:r>
    </w:p>
    <w:p w14:paraId="09094B58" w14:textId="1DE0D224" w:rsidR="00D74E0B" w:rsidRDefault="00000000">
      <w:pPr>
        <w:pStyle w:val="a4"/>
        <w:numPr>
          <w:ilvl w:val="0"/>
          <w:numId w:val="2"/>
        </w:numPr>
      </w:pPr>
      <w:r>
        <w:t>實現基於</w:t>
      </w:r>
      <w:r w:rsidR="00A45FD8">
        <w:rPr>
          <w:rFonts w:hint="eastAsia"/>
        </w:rPr>
        <w:t>系統三層式</w:t>
      </w:r>
      <w:r>
        <w:t>架構</w:t>
      </w:r>
      <w:r w:rsidR="00A45FD8">
        <w:rPr>
          <w:rFonts w:hint="eastAsia"/>
        </w:rPr>
        <w:t>與貪婪演算法調</w:t>
      </w:r>
      <w:r w:rsidR="00A45FD8" w:rsidRPr="00A45FD8">
        <w:rPr>
          <w:rFonts w:hint="eastAsia"/>
        </w:rPr>
        <w:t>整</w:t>
      </w:r>
      <w:r>
        <w:t>功率分配</w:t>
      </w:r>
    </w:p>
    <w:p w14:paraId="449C218C" w14:textId="624FC0CE" w:rsidR="00D74E0B" w:rsidRDefault="00A45FD8">
      <w:pPr>
        <w:pStyle w:val="a4"/>
        <w:numPr>
          <w:ilvl w:val="0"/>
          <w:numId w:val="2"/>
        </w:numPr>
      </w:pPr>
      <w:r>
        <w:rPr>
          <w:rFonts w:hint="eastAsia"/>
        </w:rPr>
        <w:t>基於上述以</w:t>
      </w:r>
      <w:r w:rsidRPr="00F00AF1">
        <w:rPr>
          <w:rFonts w:hint="eastAsia"/>
        </w:rPr>
        <w:t>達</w:t>
      </w:r>
      <w:r w:rsidRPr="00A45FD8">
        <w:rPr>
          <w:rFonts w:hint="eastAsia"/>
        </w:rPr>
        <w:t>成產品落地為最終目標</w:t>
      </w:r>
    </w:p>
    <w:p w14:paraId="3C853565" w14:textId="0029DEC8" w:rsidR="00D74E0B" w:rsidRDefault="00000000">
      <w:pPr>
        <w:pStyle w:val="2"/>
      </w:pPr>
      <w:bookmarkStart w:id="3" w:name="_Toc237331921"/>
      <w:r>
        <w:t>1.2交付產出</w:t>
      </w:r>
      <w:bookmarkEnd w:id="3"/>
    </w:p>
    <w:p w14:paraId="2532F27F" w14:textId="73453B41" w:rsidR="00785F50" w:rsidRDefault="002E7422" w:rsidP="002E7422">
      <w:pPr>
        <w:spacing w:before="120" w:after="240"/>
      </w:pPr>
      <w:r w:rsidRPr="002E7422">
        <w:t>本階段交付 Python 實作與驗證結果，並以可移植性為前提設計，供後續移植為 C 語言嵌入式版本</w:t>
      </w:r>
    </w:p>
    <w:p w14:paraId="01E46DAC" w14:textId="77777777" w:rsidR="00D74E0B" w:rsidRDefault="00000000">
      <w:pPr>
        <w:pStyle w:val="1"/>
      </w:pPr>
      <w:bookmarkStart w:id="4" w:name="_Toc237331922"/>
      <w:r>
        <w:t>2. 系統架構</w:t>
      </w:r>
      <w:bookmarkEnd w:id="4"/>
    </w:p>
    <w:p w14:paraId="53D49957" w14:textId="3A9C86B3" w:rsidR="00503809" w:rsidRDefault="00000000" w:rsidP="00794A29">
      <w:pPr>
        <w:pStyle w:val="2"/>
      </w:pPr>
      <w:bookmarkStart w:id="5" w:name="_Toc237331923"/>
      <w:r>
        <w:t>2.1</w:t>
      </w:r>
      <w:r w:rsidR="00503809">
        <w:t>整體結構</w:t>
      </w:r>
      <w:r w:rsidR="003D78B3">
        <w:rPr>
          <w:rFonts w:hint="eastAsia"/>
        </w:rPr>
        <w:t>與可組態範圍</w:t>
      </w:r>
      <w:bookmarkEnd w:id="5"/>
    </w:p>
    <w:p w14:paraId="335176C3" w14:textId="45E90436" w:rsidR="00EC363D" w:rsidRPr="00EC363D" w:rsidRDefault="00EC363D" w:rsidP="00EC363D">
      <w:pPr>
        <w:spacing w:before="120" w:after="120"/>
      </w:pPr>
      <w:r w:rsidRPr="00EC363D">
        <w:t>本系統採用分散式架構設計，由多個整流板（Rectifier Board, REC BD）構成環形拓撲，每一 REC BD 轄下配置若干模組群組（SMR Group）與充電槍（Output），形成階層式供電架構以支援功率調配。</w:t>
      </w:r>
    </w:p>
    <w:p w14:paraId="7650D29F" w14:textId="5745F805" w:rsidR="00D74E0B" w:rsidRDefault="00EC363D" w:rsidP="00EC363D">
      <w:pPr>
        <w:spacing w:before="120" w:after="120"/>
      </w:pPr>
      <w:r w:rsidRPr="00EC363D">
        <w:t>系統之規模與配置為可組態（configurable），演算法不得預設任何特定組態。可組態項目、允許範圍與相依限制如下表：</w:t>
      </w:r>
      <w:r>
        <w:t xml:space="preserve"> </w:t>
      </w:r>
    </w:p>
    <w:p w14:paraId="2200C92B" w14:textId="592AF36C" w:rsidR="000F42A8" w:rsidRDefault="000F42A8" w:rsidP="000F42A8">
      <w:pPr>
        <w:pStyle w:val="af1"/>
        <w:keepNext/>
      </w:pPr>
      <w:bookmarkStart w:id="6" w:name="_Toc237332371"/>
      <w:r>
        <w:t xml:space="preserve">表格 </w:t>
      </w:r>
      <w:r>
        <w:fldChar w:fldCharType="begin"/>
      </w:r>
      <w:r>
        <w:instrText xml:space="preserve"> SEQ 表格 \* ARABIC </w:instrText>
      </w:r>
      <w:r>
        <w:fldChar w:fldCharType="separate"/>
      </w:r>
      <w:r w:rsidR="0031790E">
        <w:rPr>
          <w:noProof/>
        </w:rPr>
        <w:t>1</w:t>
      </w:r>
      <w:r>
        <w:fldChar w:fldCharType="end"/>
      </w:r>
      <w:r>
        <w:rPr>
          <w:rFonts w:hint="eastAsia"/>
        </w:rPr>
        <w:t>:系統組態設置(一)</w:t>
      </w:r>
      <w:bookmarkEnd w:id="6"/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2400"/>
        <w:gridCol w:w="3200"/>
      </w:tblGrid>
      <w:tr w:rsidR="00EC363D" w:rsidRPr="00EC363D" w14:paraId="5FAE94C2" w14:textId="77777777" w:rsidTr="00EC363D">
        <w:trPr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3ABAB6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參數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719B4BA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項目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03730E4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允許範圍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05B7544" w14:textId="77777777" w:rsidR="00EC363D" w:rsidRPr="00EC363D" w:rsidRDefault="00EC363D" w:rsidP="00565F8E">
            <w:pPr>
              <w:jc w:val="center"/>
            </w:pPr>
            <w:r w:rsidRPr="00EC363D">
              <w:rPr>
                <w:b/>
                <w:bCs/>
              </w:rPr>
              <w:t>相依限制</w:t>
            </w:r>
          </w:p>
        </w:tc>
      </w:tr>
      <w:tr w:rsidR="00EC363D" w:rsidRPr="00EC363D" w14:paraId="0D095E2F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78DB543" w14:textId="77777777" w:rsidR="00EC363D" w:rsidRPr="00EC363D" w:rsidRDefault="00EC363D" w:rsidP="00EC363D">
            <w:r w:rsidRPr="00EC363D">
              <w:t>P_MODULE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26F9C90" w14:textId="77777777" w:rsidR="00EC363D" w:rsidRPr="00EC363D" w:rsidRDefault="00EC363D" w:rsidP="00EC363D">
            <w:r w:rsidRPr="00EC363D">
              <w:t>SMR 模組容量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ED61642" w14:textId="1164BE27" w:rsidR="00EC363D" w:rsidRPr="00EC363D" w:rsidRDefault="00EC363D" w:rsidP="00EC363D">
            <w:r>
              <w:rPr>
                <w:rFonts w:hint="eastAsia"/>
              </w:rPr>
              <w:t>SMR為最小單位，固定值是</w:t>
            </w:r>
            <w:r w:rsidRPr="00EC363D">
              <w:t xml:space="preserve">25kW 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20A290" w14:textId="55A9ACE6" w:rsidR="00EC363D" w:rsidRPr="00EC363D" w:rsidRDefault="00CB219B" w:rsidP="00EC363D">
            <w:r>
              <w:rPr>
                <w:rFonts w:hint="eastAsia"/>
              </w:rPr>
              <w:t>無</w:t>
            </w:r>
          </w:p>
        </w:tc>
      </w:tr>
      <w:tr w:rsidR="00EC363D" w:rsidRPr="00EC363D" w14:paraId="56E33BAD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B6EEBD2" w14:textId="77777777" w:rsidR="00EC363D" w:rsidRPr="00EC363D" w:rsidRDefault="00EC363D" w:rsidP="00EC363D">
            <w:r w:rsidRPr="00EC363D">
              <w:t>N_GROUP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599A5A" w14:textId="77777777" w:rsidR="00EC363D" w:rsidRPr="00EC363D" w:rsidRDefault="00EC363D" w:rsidP="00EC363D">
            <w:r w:rsidRPr="00EC363D">
              <w:t>每 REC BD 之 SMR Group 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D8337F9" w14:textId="77777777" w:rsidR="00EC363D" w:rsidRPr="00EC363D" w:rsidRDefault="00EC363D" w:rsidP="00EC363D">
            <w:r w:rsidRPr="00EC363D">
              <w:t>2 的倍數（不得為 1）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073E05" w14:textId="77777777" w:rsidR="00EC363D" w:rsidRPr="00EC363D" w:rsidRDefault="00EC363D" w:rsidP="00EC363D">
            <w:r w:rsidRPr="00EC363D">
              <w:t>須為 N_OUTPUT 之整數倍</w:t>
            </w:r>
          </w:p>
        </w:tc>
      </w:tr>
      <w:tr w:rsidR="00EC363D" w:rsidRPr="00EC363D" w14:paraId="0A75628C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755155" w14:textId="77777777" w:rsidR="00EC363D" w:rsidRPr="00EC363D" w:rsidRDefault="00EC363D" w:rsidP="00EC363D">
            <w:r w:rsidRPr="00EC363D">
              <w:t>N_OUTPUT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DBE22E3" w14:textId="77777777" w:rsidR="00EC363D" w:rsidRPr="00EC363D" w:rsidRDefault="00EC363D" w:rsidP="00EC363D">
            <w:r w:rsidRPr="00EC363D">
              <w:t>每 REC BD 之充電槍數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24D45B7" w14:textId="77777777" w:rsidR="00EC363D" w:rsidRPr="00EC363D" w:rsidRDefault="00EC363D" w:rsidP="00EC363D">
            <w:r w:rsidRPr="00EC363D">
              <w:t>1 或 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7862DC" w14:textId="77777777" w:rsidR="00EC363D" w:rsidRPr="00EC363D" w:rsidRDefault="00EC363D" w:rsidP="00EC363D">
            <w:r w:rsidRPr="00EC363D">
              <w:t>Output 僅能直連至最前與最後之 SMR Group</w:t>
            </w:r>
          </w:p>
        </w:tc>
      </w:tr>
      <w:tr w:rsidR="00EC363D" w:rsidRPr="00EC363D" w14:paraId="3F9EA6E9" w14:textId="77777777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452596B" w14:textId="77777777" w:rsidR="00EC363D" w:rsidRPr="00EC363D" w:rsidRDefault="00EC363D" w:rsidP="00EC363D">
            <w:r w:rsidRPr="00EC363D">
              <w:t>N_RECBD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63D3F6D" w14:textId="77777777" w:rsidR="00EC363D" w:rsidRPr="00EC363D" w:rsidRDefault="00EC363D" w:rsidP="00EC363D">
            <w:r w:rsidRPr="00EC363D">
              <w:t>REC BD 數量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6B72578" w14:textId="77777777" w:rsidR="00EC363D" w:rsidRPr="00EC363D" w:rsidRDefault="00EC363D" w:rsidP="00EC363D">
            <w:r w:rsidRPr="00EC363D">
              <w:t>1 至 16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254396" w14:textId="77777777" w:rsidR="00EC363D" w:rsidRPr="00EC363D" w:rsidRDefault="00EC363D" w:rsidP="00EC363D">
            <w:r w:rsidRPr="00EC363D">
              <w:t xml:space="preserve">N_RECBD </w:t>
            </w:r>
            <w:r w:rsidRPr="00EC363D">
              <w:rPr>
                <w:rFonts w:ascii="Cambria Math" w:hAnsi="Cambria Math" w:cs="Cambria Math"/>
              </w:rPr>
              <w:t>≥</w:t>
            </w:r>
            <w:r w:rsidRPr="00EC363D">
              <w:t xml:space="preserve"> 3 時構成環形拓撲；N_RECBD </w:t>
            </w:r>
            <w:r w:rsidRPr="00EC363D">
              <w:rPr>
                <w:rFonts w:ascii="Cambria Math" w:hAnsi="Cambria Math" w:cs="Cambria Math"/>
              </w:rPr>
              <w:t>≤</w:t>
            </w:r>
            <w:r w:rsidRPr="00EC363D">
              <w:t xml:space="preserve"> 2 時無環形關係，跨 REC BD 借電僅單向可行</w:t>
            </w:r>
          </w:p>
        </w:tc>
      </w:tr>
    </w:tbl>
    <w:p w14:paraId="7132B297" w14:textId="6E46598A" w:rsidR="0071310A" w:rsidRDefault="0071310A" w:rsidP="0071310A">
      <w:pPr>
        <w:pStyle w:val="af1"/>
        <w:jc w:val="center"/>
        <w:rPr>
          <w:rFonts w:hint="eastAsia"/>
        </w:rPr>
      </w:pPr>
      <w:r w:rsidRPr="0071310A">
        <w:rPr>
          <w:rFonts w:hint="eastAsia"/>
        </w:rPr>
        <w:lastRenderedPageBreak/>
        <w:t>表1：系統組態設置</w:t>
      </w:r>
      <w:r>
        <w:rPr>
          <w:rFonts w:hint="eastAsia"/>
        </w:rPr>
        <w:t>(一)</w:t>
      </w:r>
    </w:p>
    <w:p w14:paraId="33A9D5D0" w14:textId="5354A45F" w:rsidR="002569BD" w:rsidRDefault="002569BD" w:rsidP="000A7B56">
      <w:r w:rsidRPr="002569BD">
        <w:t>由上述參數推導之衍生值如下，演算法一律以推導值運算，不得</w:t>
      </w:r>
      <w:r>
        <w:rPr>
          <w:rFonts w:hint="eastAsia"/>
        </w:rPr>
        <w:t>以程式</w:t>
      </w:r>
      <w:r w:rsidR="0009260D">
        <w:rPr>
          <w:rFonts w:hint="eastAsia"/>
        </w:rPr>
        <w:t>指派</w:t>
      </w:r>
      <w:r w:rsidRPr="002569BD">
        <w:t>具體數字：</w:t>
      </w:r>
    </w:p>
    <w:p w14:paraId="6F275341" w14:textId="1FB306E3" w:rsidR="000F42A8" w:rsidRDefault="000F42A8" w:rsidP="000F42A8">
      <w:pPr>
        <w:pStyle w:val="af1"/>
        <w:keepNext/>
      </w:pPr>
      <w:bookmarkStart w:id="7" w:name="_Toc237332372"/>
      <w:r>
        <w:t xml:space="preserve">表格 </w:t>
      </w:r>
      <w:r>
        <w:fldChar w:fldCharType="begin"/>
      </w:r>
      <w:r>
        <w:instrText xml:space="preserve"> SEQ 表格 \* ARABIC </w:instrText>
      </w:r>
      <w:r>
        <w:fldChar w:fldCharType="separate"/>
      </w:r>
      <w:r w:rsidR="0031790E">
        <w:rPr>
          <w:noProof/>
        </w:rPr>
        <w:t>2</w:t>
      </w:r>
      <w:r>
        <w:fldChar w:fldCharType="end"/>
      </w:r>
      <w:r>
        <w:rPr>
          <w:rFonts w:hint="eastAsia"/>
        </w:rPr>
        <w:t>:系統組態設置(二)</w:t>
      </w:r>
      <w:bookmarkEnd w:id="7"/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400"/>
      </w:tblGrid>
      <w:tr w:rsidR="002F04A6" w:rsidRPr="002F04A6" w14:paraId="6973FD72" w14:textId="77777777" w:rsidTr="002F04A6">
        <w:trPr>
          <w:tblHeader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82DE055" w14:textId="77777777" w:rsidR="002F04A6" w:rsidRPr="002F04A6" w:rsidRDefault="002F04A6" w:rsidP="00565F8E">
            <w:pPr>
              <w:jc w:val="center"/>
            </w:pPr>
            <w:r w:rsidRPr="002F04A6">
              <w:rPr>
                <w:b/>
                <w:bCs/>
              </w:rPr>
              <w:t>衍生值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3041358" w14:textId="77777777" w:rsidR="002F04A6" w:rsidRPr="002F04A6" w:rsidRDefault="002F04A6" w:rsidP="00565F8E">
            <w:pPr>
              <w:jc w:val="center"/>
            </w:pPr>
            <w:r w:rsidRPr="002F04A6">
              <w:rPr>
                <w:b/>
                <w:bCs/>
              </w:rPr>
              <w:t>定義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66D131" w14:textId="77777777" w:rsidR="002F04A6" w:rsidRPr="002F04A6" w:rsidRDefault="002F04A6" w:rsidP="00565F8E">
            <w:pPr>
              <w:jc w:val="center"/>
            </w:pPr>
            <w:r w:rsidRPr="002F04A6">
              <w:rPr>
                <w:b/>
                <w:bCs/>
              </w:rPr>
              <w:t>說明</w:t>
            </w:r>
          </w:p>
        </w:tc>
      </w:tr>
      <w:tr w:rsidR="002F04A6" w:rsidRPr="002F04A6" w14:paraId="7EA09E1F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CEE48B" w14:textId="77777777" w:rsidR="002F04A6" w:rsidRPr="002F04A6" w:rsidRDefault="002F04A6" w:rsidP="002F04A6">
            <w:r w:rsidRPr="002F04A6">
              <w:t>P_GROUP(g)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9227214" w14:textId="77777777" w:rsidR="002F04A6" w:rsidRPr="002F04A6" w:rsidRDefault="002F04A6" w:rsidP="002F04A6">
            <w:r w:rsidRPr="002F04A6">
              <w:t>該 SMR Group 內各模組容量加總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97F2AFA" w14:textId="77777777" w:rsidR="002F04A6" w:rsidRPr="002F04A6" w:rsidRDefault="002F04A6" w:rsidP="002F04A6">
            <w:r w:rsidRPr="002F04A6">
              <w:t>例：2 個 25kW 模組 = 50kW；3 個 = 75kW</w:t>
            </w:r>
          </w:p>
        </w:tc>
      </w:tr>
      <w:tr w:rsidR="002F04A6" w:rsidRPr="002F04A6" w14:paraId="02780AF8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2DEFB47" w14:textId="77777777" w:rsidR="002F04A6" w:rsidRPr="002F04A6" w:rsidRDefault="002F04A6" w:rsidP="002F04A6">
            <w:r w:rsidRPr="002F04A6">
              <w:t>P_RECBD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F5AC1E9" w14:textId="77777777" w:rsidR="002F04A6" w:rsidRPr="002F04A6" w:rsidRDefault="002F04A6" w:rsidP="002F04A6">
            <w:r w:rsidRPr="002F04A6">
              <w:t>該 REC BD 內全部 SMR Group 容量加總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7CDEFE0" w14:textId="77777777" w:rsidR="002F04A6" w:rsidRPr="002F04A6" w:rsidRDefault="002F04A6" w:rsidP="002F04A6">
            <w:r w:rsidRPr="002F04A6">
              <w:t>單一 REC BD 之總容量上限</w:t>
            </w:r>
          </w:p>
        </w:tc>
      </w:tr>
      <w:tr w:rsidR="002F04A6" w:rsidRPr="002F04A6" w14:paraId="5D9A4281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2496E1C" w14:textId="77777777" w:rsidR="002F04A6" w:rsidRPr="002F04A6" w:rsidRDefault="002F04A6" w:rsidP="002F04A6">
            <w:r w:rsidRPr="002F04A6">
              <w:t>K_SHARE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61213D8" w14:textId="77777777" w:rsidR="002F04A6" w:rsidRPr="002F04A6" w:rsidRDefault="002F04A6" w:rsidP="002F04A6">
            <w:r w:rsidRPr="002F04A6">
              <w:t>N_</w:t>
            </w:r>
            <w:proofErr w:type="gramStart"/>
            <w:r w:rsidRPr="002F04A6">
              <w:t>GROUP ÷ N</w:t>
            </w:r>
            <w:proofErr w:type="gramEnd"/>
            <w:r w:rsidRPr="002F04A6">
              <w:t>_OUTPUT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9036FC" w14:textId="427E0C1C" w:rsidR="002F04A6" w:rsidRPr="002F04A6" w:rsidRDefault="002F04A6" w:rsidP="002F04A6">
            <w:r w:rsidRPr="002F04A6">
              <w:t>每一 Output 之保障 Group 數，同時作為起充保底數量與跨 REC BD 借出單位（詳</w:t>
            </w:r>
            <w:r>
              <w:rPr>
                <w:rFonts w:hint="eastAsia"/>
              </w:rPr>
              <w:t>見</w:t>
            </w:r>
            <w:r w:rsidRPr="002F04A6">
              <w:t xml:space="preserve"> 3.2、3.5）</w:t>
            </w:r>
          </w:p>
        </w:tc>
      </w:tr>
    </w:tbl>
    <w:p w14:paraId="6D45C33B" w14:textId="77777777" w:rsidR="0071310A" w:rsidRDefault="0071310A" w:rsidP="00937E32">
      <w:pPr>
        <w:rPr>
          <w:b/>
          <w:bCs/>
        </w:rPr>
      </w:pPr>
    </w:p>
    <w:p w14:paraId="2CEB5A65" w14:textId="6DEE6280" w:rsidR="00937E32" w:rsidRPr="00937E32" w:rsidRDefault="00937E32" w:rsidP="00937E32">
      <w:r w:rsidRPr="00937E32">
        <w:rPr>
          <w:b/>
          <w:bCs/>
        </w:rPr>
        <w:t>參考組態：</w:t>
      </w:r>
      <w:r w:rsidRPr="00937E32">
        <w:t>本文件圖表與範例採用下列組態，僅供說明之用，不構成規格限制。</w:t>
      </w:r>
    </w:p>
    <w:p w14:paraId="5BF7902F" w14:textId="77777777" w:rsidR="00937E32" w:rsidRPr="00937E32" w:rsidRDefault="00937E32" w:rsidP="00937E32">
      <w:pPr>
        <w:pStyle w:val="a4"/>
        <w:numPr>
          <w:ilvl w:val="0"/>
          <w:numId w:val="8"/>
        </w:numPr>
      </w:pPr>
      <w:r w:rsidRPr="00937E32">
        <w:t>N_RECBD = 4、N_OUTPUT = 2、N_GROUP = 4，系統總計 8 個獨立充電輸出、16 個 SMR Group</w:t>
      </w:r>
    </w:p>
    <w:p w14:paraId="31694F14" w14:textId="43633D75" w:rsidR="002569BD" w:rsidRPr="002F04A6" w:rsidRDefault="00937E32" w:rsidP="00937E32">
      <w:pPr>
        <w:pStyle w:val="a4"/>
        <w:numPr>
          <w:ilvl w:val="0"/>
          <w:numId w:val="8"/>
        </w:numPr>
      </w:pPr>
      <w:r w:rsidRPr="00937E32">
        <w:t>K_SHARE = 4 ÷ 2 = 2，即每一 Output 保障 2 個 SMR Group</w:t>
      </w:r>
    </w:p>
    <w:p w14:paraId="010B198E" w14:textId="77777777" w:rsidR="0031790E" w:rsidRDefault="000A7B56" w:rsidP="0031790E">
      <w:pPr>
        <w:keepNext/>
        <w:jc w:val="center"/>
      </w:pPr>
      <w:r w:rsidRPr="000A7B56">
        <w:rPr>
          <w:noProof/>
        </w:rPr>
        <w:lastRenderedPageBreak/>
        <w:drawing>
          <wp:inline distT="0" distB="0" distL="0" distR="0" wp14:anchorId="0764709F" wp14:editId="2F50F915">
            <wp:extent cx="4038808" cy="5766096"/>
            <wp:effectExtent l="0" t="0" r="0" b="6350"/>
            <wp:docPr id="493715620" name="圖片 1" descr="一張含有 文字, 螢幕擷取畫面, 數字 的圖片  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5620" name="圖片 1" descr="一張含有 文字, 螢幕擷取畫面, 數字 的圖片  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576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E960" w14:textId="0C7E25FA" w:rsidR="003C258F" w:rsidRDefault="0031790E" w:rsidP="0031790E">
      <w:pPr>
        <w:pStyle w:val="af1"/>
        <w:jc w:val="center"/>
        <w:rPr>
          <w:rFonts w:hint="eastAsia"/>
        </w:rPr>
      </w:pPr>
      <w:bookmarkStart w:id="8" w:name="_Toc237332406"/>
      <w:r>
        <w:t xml:space="preserve">圖表 </w:t>
      </w:r>
      <w:r>
        <w:fldChar w:fldCharType="begin"/>
      </w:r>
      <w:r>
        <w:instrText xml:space="preserve"> SEQ 圖表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>:系統硬體架構(參考組態以4 REC BD為例)</w:t>
      </w:r>
      <w:bookmarkEnd w:id="8"/>
    </w:p>
    <w:p w14:paraId="15AD0BE9" w14:textId="413A569C" w:rsidR="00D74E0B" w:rsidRPr="003C258F" w:rsidRDefault="00D74E0B" w:rsidP="0031790E">
      <w:pPr>
        <w:pStyle w:val="af1"/>
        <w:rPr>
          <w:rFonts w:hint="eastAsia"/>
        </w:rPr>
      </w:pPr>
    </w:p>
    <w:p w14:paraId="2AAE9DB9" w14:textId="5F5586DF" w:rsidR="00D74E0B" w:rsidRDefault="00D74E0B" w:rsidP="0071310A">
      <w:pPr>
        <w:pStyle w:val="af1"/>
        <w:jc w:val="center"/>
      </w:pPr>
    </w:p>
    <w:p w14:paraId="4020233C" w14:textId="32772512" w:rsidR="0031790E" w:rsidRDefault="0031790E" w:rsidP="0031790E">
      <w:pPr>
        <w:pStyle w:val="af1"/>
        <w:keepNext/>
      </w:pPr>
      <w:bookmarkStart w:id="9" w:name="_Toc237332373"/>
      <w:r>
        <w:t xml:space="preserve">表格 </w:t>
      </w:r>
      <w:r>
        <w:fldChar w:fldCharType="begin"/>
      </w:r>
      <w:r>
        <w:instrText xml:space="preserve"> SEQ 表格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:</w:t>
      </w:r>
      <w:r w:rsidRPr="008350AD">
        <w:t>整流板與輸出端對應關係(參考組態)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2232"/>
        <w:gridCol w:w="2256"/>
        <w:gridCol w:w="2248"/>
        <w:gridCol w:w="2280"/>
      </w:tblGrid>
      <w:tr w:rsidR="00456F36" w14:paraId="7A195208" w14:textId="77777777" w:rsidTr="0071310A">
        <w:trPr>
          <w:tblHeader/>
        </w:trPr>
        <w:tc>
          <w:tcPr>
            <w:tcW w:w="2232" w:type="dxa"/>
          </w:tcPr>
          <w:p w14:paraId="07E57EE7" w14:textId="77777777" w:rsidR="00D74E0B" w:rsidRDefault="00000000">
            <w:pPr>
              <w:jc w:val="center"/>
            </w:pPr>
            <w:r>
              <w:rPr>
                <w:b/>
                <w:bCs/>
              </w:rPr>
              <w:t>整流板</w:t>
            </w:r>
          </w:p>
        </w:tc>
        <w:tc>
          <w:tcPr>
            <w:tcW w:w="2256" w:type="dxa"/>
          </w:tcPr>
          <w:p w14:paraId="0A421C58" w14:textId="77777777" w:rsidR="00D74E0B" w:rsidRDefault="00000000">
            <w:pPr>
              <w:jc w:val="center"/>
            </w:pPr>
            <w:r>
              <w:rPr>
                <w:b/>
                <w:bCs/>
              </w:rPr>
              <w:t>控制輸出</w:t>
            </w:r>
          </w:p>
        </w:tc>
        <w:tc>
          <w:tcPr>
            <w:tcW w:w="2248" w:type="dxa"/>
          </w:tcPr>
          <w:p w14:paraId="254606D4" w14:textId="77777777" w:rsidR="00D74E0B" w:rsidRDefault="00000000">
            <w:pPr>
              <w:jc w:val="center"/>
            </w:pPr>
            <w:r>
              <w:rPr>
                <w:b/>
                <w:bCs/>
              </w:rPr>
              <w:t>模組群組</w:t>
            </w:r>
          </w:p>
        </w:tc>
        <w:tc>
          <w:tcPr>
            <w:tcW w:w="2280" w:type="dxa"/>
          </w:tcPr>
          <w:p w14:paraId="0A80C8F6" w14:textId="77777777" w:rsidR="00D74E0B" w:rsidRDefault="00000000">
            <w:pPr>
              <w:jc w:val="center"/>
            </w:pPr>
            <w:r>
              <w:rPr>
                <w:b/>
                <w:bCs/>
              </w:rPr>
              <w:t>AC接觸器</w:t>
            </w:r>
          </w:p>
        </w:tc>
      </w:tr>
      <w:tr w:rsidR="00456F36" w14:paraId="45FDC686" w14:textId="77777777" w:rsidTr="0071310A">
        <w:tc>
          <w:tcPr>
            <w:tcW w:w="2232" w:type="dxa"/>
          </w:tcPr>
          <w:p w14:paraId="644A9182" w14:textId="77777777" w:rsidR="00D74E0B" w:rsidRDefault="00000000">
            <w:pPr>
              <w:jc w:val="center"/>
            </w:pPr>
            <w:r>
              <w:t>REC BD 1</w:t>
            </w:r>
          </w:p>
        </w:tc>
        <w:tc>
          <w:tcPr>
            <w:tcW w:w="2256" w:type="dxa"/>
          </w:tcPr>
          <w:p w14:paraId="1BBD0956" w14:textId="77777777" w:rsidR="00D74E0B" w:rsidRDefault="00000000">
            <w:pPr>
              <w:jc w:val="center"/>
            </w:pPr>
            <w:r>
              <w:t>Output 1, 2</w:t>
            </w:r>
          </w:p>
        </w:tc>
        <w:tc>
          <w:tcPr>
            <w:tcW w:w="2248" w:type="dxa"/>
          </w:tcPr>
          <w:p w14:paraId="3E1BEB4E" w14:textId="55D39CEA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1-4</w:t>
            </w:r>
          </w:p>
        </w:tc>
        <w:tc>
          <w:tcPr>
            <w:tcW w:w="2280" w:type="dxa"/>
          </w:tcPr>
          <w:p w14:paraId="501ED89D" w14:textId="77777777" w:rsidR="00D74E0B" w:rsidRDefault="00000000">
            <w:pPr>
              <w:jc w:val="center"/>
            </w:pPr>
            <w:r>
              <w:t>AC Contactor 1</w:t>
            </w:r>
          </w:p>
        </w:tc>
      </w:tr>
      <w:tr w:rsidR="00456F36" w14:paraId="65606EE3" w14:textId="77777777" w:rsidTr="0071310A">
        <w:tc>
          <w:tcPr>
            <w:tcW w:w="2232" w:type="dxa"/>
          </w:tcPr>
          <w:p w14:paraId="3709705F" w14:textId="77777777" w:rsidR="00D74E0B" w:rsidRDefault="00000000">
            <w:pPr>
              <w:jc w:val="center"/>
            </w:pPr>
            <w:r>
              <w:t>REC BD 2</w:t>
            </w:r>
          </w:p>
        </w:tc>
        <w:tc>
          <w:tcPr>
            <w:tcW w:w="2256" w:type="dxa"/>
          </w:tcPr>
          <w:p w14:paraId="0028B4AC" w14:textId="77777777" w:rsidR="00D74E0B" w:rsidRDefault="00000000">
            <w:pPr>
              <w:jc w:val="center"/>
            </w:pPr>
            <w:r>
              <w:t>Output 3, 4</w:t>
            </w:r>
          </w:p>
        </w:tc>
        <w:tc>
          <w:tcPr>
            <w:tcW w:w="2248" w:type="dxa"/>
          </w:tcPr>
          <w:p w14:paraId="34A7DAE4" w14:textId="61D1D8E3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5-8</w:t>
            </w:r>
          </w:p>
        </w:tc>
        <w:tc>
          <w:tcPr>
            <w:tcW w:w="2280" w:type="dxa"/>
          </w:tcPr>
          <w:p w14:paraId="26851D58" w14:textId="77777777" w:rsidR="00D74E0B" w:rsidRDefault="00000000">
            <w:pPr>
              <w:jc w:val="center"/>
            </w:pPr>
            <w:r>
              <w:t>AC Contactor 2</w:t>
            </w:r>
          </w:p>
        </w:tc>
      </w:tr>
      <w:tr w:rsidR="00456F36" w14:paraId="50B3EFD2" w14:textId="77777777" w:rsidTr="0071310A">
        <w:tc>
          <w:tcPr>
            <w:tcW w:w="2232" w:type="dxa"/>
          </w:tcPr>
          <w:p w14:paraId="778DD042" w14:textId="77777777" w:rsidR="00D74E0B" w:rsidRDefault="00000000">
            <w:pPr>
              <w:jc w:val="center"/>
            </w:pPr>
            <w:r>
              <w:t>REC BD 3</w:t>
            </w:r>
          </w:p>
        </w:tc>
        <w:tc>
          <w:tcPr>
            <w:tcW w:w="2256" w:type="dxa"/>
          </w:tcPr>
          <w:p w14:paraId="167B6B6A" w14:textId="77777777" w:rsidR="00D74E0B" w:rsidRDefault="00000000">
            <w:pPr>
              <w:jc w:val="center"/>
            </w:pPr>
            <w:r>
              <w:t>Output 5, 6</w:t>
            </w:r>
          </w:p>
        </w:tc>
        <w:tc>
          <w:tcPr>
            <w:tcW w:w="2248" w:type="dxa"/>
          </w:tcPr>
          <w:p w14:paraId="17D489AB" w14:textId="4A7A55B4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9-12</w:t>
            </w:r>
          </w:p>
        </w:tc>
        <w:tc>
          <w:tcPr>
            <w:tcW w:w="2280" w:type="dxa"/>
          </w:tcPr>
          <w:p w14:paraId="4FB21586" w14:textId="77777777" w:rsidR="00D74E0B" w:rsidRDefault="00000000">
            <w:pPr>
              <w:jc w:val="center"/>
            </w:pPr>
            <w:r>
              <w:t>AC Contactor 3</w:t>
            </w:r>
          </w:p>
        </w:tc>
      </w:tr>
      <w:tr w:rsidR="00456F36" w14:paraId="13F19616" w14:textId="77777777" w:rsidTr="0071310A">
        <w:tc>
          <w:tcPr>
            <w:tcW w:w="2232" w:type="dxa"/>
          </w:tcPr>
          <w:p w14:paraId="12B2DC7D" w14:textId="77777777" w:rsidR="00D74E0B" w:rsidRDefault="00000000">
            <w:pPr>
              <w:jc w:val="center"/>
            </w:pPr>
            <w:r>
              <w:t>REC BD 4</w:t>
            </w:r>
          </w:p>
        </w:tc>
        <w:tc>
          <w:tcPr>
            <w:tcW w:w="2256" w:type="dxa"/>
          </w:tcPr>
          <w:p w14:paraId="72C16646" w14:textId="77777777" w:rsidR="00D74E0B" w:rsidRDefault="00000000">
            <w:pPr>
              <w:jc w:val="center"/>
            </w:pPr>
            <w:r>
              <w:t>Output 7, 8</w:t>
            </w:r>
          </w:p>
        </w:tc>
        <w:tc>
          <w:tcPr>
            <w:tcW w:w="2248" w:type="dxa"/>
          </w:tcPr>
          <w:p w14:paraId="007D747C" w14:textId="5236C10B" w:rsidR="00D74E0B" w:rsidRDefault="00CD7243">
            <w:pPr>
              <w:jc w:val="center"/>
            </w:pPr>
            <w:r>
              <w:rPr>
                <w:rFonts w:hint="eastAsia"/>
              </w:rPr>
              <w:t xml:space="preserve">SMR </w:t>
            </w:r>
            <w:r>
              <w:t>Group 13-16</w:t>
            </w:r>
          </w:p>
        </w:tc>
        <w:tc>
          <w:tcPr>
            <w:tcW w:w="2280" w:type="dxa"/>
          </w:tcPr>
          <w:p w14:paraId="67EA5FA2" w14:textId="77777777" w:rsidR="00D74E0B" w:rsidRDefault="00000000">
            <w:pPr>
              <w:jc w:val="center"/>
            </w:pPr>
            <w:r>
              <w:t>AC Contactor 4</w:t>
            </w:r>
          </w:p>
        </w:tc>
      </w:tr>
    </w:tbl>
    <w:p w14:paraId="076DF38F" w14:textId="485C37F5" w:rsidR="00D74E0B" w:rsidRDefault="00000000" w:rsidP="00794A29">
      <w:pPr>
        <w:pStyle w:val="2"/>
      </w:pPr>
      <w:bookmarkStart w:id="10" w:name="_Toc237331924"/>
      <w:r>
        <w:t>2.2模組群組配置</w:t>
      </w:r>
      <w:r w:rsidR="00954C5F">
        <w:rPr>
          <w:rFonts w:hint="eastAsia"/>
        </w:rPr>
        <w:t>與環</w:t>
      </w:r>
      <w:r w:rsidR="00954C5F" w:rsidRPr="00954C5F">
        <w:rPr>
          <w:rFonts w:hint="eastAsia"/>
        </w:rPr>
        <w:t>形拓撲</w:t>
      </w:r>
      <w:bookmarkEnd w:id="10"/>
    </w:p>
    <w:p w14:paraId="202567FA" w14:textId="79BC0BF0" w:rsidR="00D74E0B" w:rsidRDefault="00954C5F">
      <w:pPr>
        <w:spacing w:before="120" w:after="120"/>
      </w:pPr>
      <w:r w:rsidRPr="00954C5F">
        <w:lastRenderedPageBreak/>
        <w:t>SMR Group 得採混合容量配置</w:t>
      </w:r>
      <w:r w:rsidR="00D96DD6" w:rsidRPr="00D96DD6">
        <w:t>以平衡效能與彈性</w:t>
      </w:r>
      <w:r>
        <w:rPr>
          <w:rFonts w:hint="eastAsia"/>
        </w:rPr>
        <w:t>。以參考組態為例，</w:t>
      </w:r>
      <w:r>
        <w:t>系統共有16個模組群組：</w:t>
      </w:r>
    </w:p>
    <w:p w14:paraId="5612B00B" w14:textId="77777777" w:rsidR="00D74E0B" w:rsidRDefault="00000000">
      <w:pPr>
        <w:pStyle w:val="a4"/>
        <w:numPr>
          <w:ilvl w:val="0"/>
          <w:numId w:val="2"/>
        </w:numPr>
      </w:pPr>
      <w:r>
        <w:t>類型A（50kW）：由2個25kW模組組成，共8個群組</w:t>
      </w:r>
    </w:p>
    <w:p w14:paraId="25F8881D" w14:textId="77777777" w:rsidR="00D74E0B" w:rsidRDefault="00000000">
      <w:pPr>
        <w:pStyle w:val="a4"/>
        <w:numPr>
          <w:ilvl w:val="0"/>
          <w:numId w:val="2"/>
        </w:numPr>
      </w:pPr>
      <w:r>
        <w:t>類型B（75kW）：由3個25kW模組組成，共8個群組</w:t>
      </w:r>
    </w:p>
    <w:p w14:paraId="75F59260" w14:textId="423912C8" w:rsidR="00510AB2" w:rsidRDefault="00000000" w:rsidP="003E601E">
      <w:pPr>
        <w:pStyle w:val="a4"/>
        <w:numPr>
          <w:ilvl w:val="0"/>
          <w:numId w:val="2"/>
        </w:numPr>
      </w:pPr>
      <w:r>
        <w:t>系統總容量：1,000kW</w:t>
      </w:r>
    </w:p>
    <w:p w14:paraId="1111FAF5" w14:textId="14FFE28E" w:rsidR="00D74E0B" w:rsidRDefault="00D96DD6">
      <w:pPr>
        <w:spacing w:before="120" w:after="120"/>
      </w:pPr>
      <w:r w:rsidRPr="00D96DD6">
        <w:t>系統採用環形拓撲結構，支援相鄰板間的功率補充機制。相鄰 REC BD 借電限制：當主板提供功率不足時，允許物理相鄰的 REC BD 借電。相鄰關係於一般組態下定義為 REC BD n 與 REC BD (n</w:t>
      </w:r>
      <w:r w:rsidRPr="00D96DD6">
        <w:rPr>
          <w:rFonts w:ascii="Cambria Math" w:hAnsi="Cambria Math" w:cs="Cambria Math"/>
        </w:rPr>
        <w:t>−</w:t>
      </w:r>
      <w:r w:rsidRPr="00D96DD6">
        <w:t>1)、REC BD (n+1) 相鄰，且首尾相接；以參考組態（N_RECBD = 4）為例：</w:t>
      </w:r>
    </w:p>
    <w:p w14:paraId="2A7722E2" w14:textId="62C468E9" w:rsidR="DA87F59D" w:rsidRPr="0031378C" w:rsidRDefault="DA87F59D" w:rsidP="DA87F59D">
      <w:pPr>
        <w:spacing w:before="120" w:after="60"/>
        <w:rPr>
          <w:sz w:val="20"/>
          <w:szCs w:val="20"/>
        </w:rPr>
      </w:pPr>
      <w:r w:rsidRPr="0031378C">
        <w:rPr>
          <w:sz w:val="20"/>
          <w:szCs w:val="20"/>
        </w:rPr>
        <w:t>REC BD 4 (Output 7, 8) ←→ REC BD 1 (Output 1, 2) ←→ REC BD 2 (Output 3, 4)</w:t>
      </w:r>
    </w:p>
    <w:p w14:paraId="2E1C8AE4" w14:textId="10882CCC" w:rsidR="DA87F59D" w:rsidRPr="0031378C" w:rsidRDefault="DA87F59D" w:rsidP="DA87F59D">
      <w:pPr>
        <w:spacing w:after="60"/>
        <w:rPr>
          <w:sz w:val="20"/>
          <w:szCs w:val="20"/>
        </w:rPr>
      </w:pPr>
      <w:r w:rsidRPr="0031378C">
        <w:rPr>
          <w:sz w:val="20"/>
          <w:szCs w:val="20"/>
        </w:rPr>
        <w:t>REC BD 1 (Output 1, 2) ←→ REC BD 2 (Output 3, 4) ←→ REC BD 3 (Output 5, 6)</w:t>
      </w:r>
    </w:p>
    <w:p w14:paraId="6BB748DF" w14:textId="1CC410DB" w:rsidR="DA87F59D" w:rsidRPr="0031378C" w:rsidRDefault="DA87F59D" w:rsidP="DA87F59D">
      <w:pPr>
        <w:spacing w:after="60"/>
        <w:rPr>
          <w:sz w:val="20"/>
          <w:szCs w:val="20"/>
        </w:rPr>
      </w:pPr>
      <w:r w:rsidRPr="0031378C">
        <w:rPr>
          <w:sz w:val="20"/>
          <w:szCs w:val="20"/>
        </w:rPr>
        <w:t>REC BD 2 (Output 3, 4) ←→ REC BD 3 (Output 5, 6) ←→ REC BD 4 (Output 7, 8)</w:t>
      </w:r>
    </w:p>
    <w:p w14:paraId="002D6B4A" w14:textId="33EB5443" w:rsidR="DA87F59D" w:rsidRPr="0031378C" w:rsidRDefault="DA87F59D" w:rsidP="DA87F59D">
      <w:pPr>
        <w:spacing w:after="240"/>
        <w:rPr>
          <w:sz w:val="20"/>
          <w:szCs w:val="20"/>
        </w:rPr>
      </w:pPr>
      <w:r w:rsidRPr="0031378C">
        <w:rPr>
          <w:sz w:val="20"/>
          <w:szCs w:val="20"/>
        </w:rPr>
        <w:t>REC BD 3 (Output 5, 6) ←→ REC BD 4 (Output 7, 8) ←→ REC BD 1 (Output 1, 2)</w:t>
      </w:r>
    </w:p>
    <w:p w14:paraId="0C2B1355" w14:textId="2EF5F437" w:rsidR="00D74E0B" w:rsidDel="003E601E" w:rsidRDefault="00000000">
      <w:pPr>
        <w:spacing w:before="120" w:after="120"/>
        <w:rPr>
          <w:del w:id="11" w:author="SONNY.LEE 李松年" w:date="2025-11-13T12:45:00Z" w16du:dateUtc="2025-11-13T04:45:00Z"/>
        </w:rPr>
      </w:pPr>
      <w:r>
        <w:t>此拓撲設計確保系統在功率調配時維持可控性，同時提供必要的彈性以應對不同的負載情境。</w:t>
      </w:r>
    </w:p>
    <w:p w14:paraId="0E4DE695" w14:textId="77777777" w:rsidR="00785F50" w:rsidRDefault="00785F50">
      <w:pPr>
        <w:spacing w:before="120" w:after="120"/>
      </w:pPr>
    </w:p>
    <w:p w14:paraId="6B9165E3" w14:textId="77777777" w:rsidR="00D74E0B" w:rsidRDefault="00000000">
      <w:pPr>
        <w:pStyle w:val="1"/>
      </w:pPr>
      <w:bookmarkStart w:id="12" w:name="_Toc237331925"/>
      <w:r>
        <w:t>3. 需求分析與限制條件</w:t>
      </w:r>
      <w:bookmarkEnd w:id="12"/>
    </w:p>
    <w:p w14:paraId="43FEB6A4" w14:textId="263D2BE6" w:rsidR="00D74E0B" w:rsidRDefault="00000000">
      <w:pPr>
        <w:pStyle w:val="2"/>
      </w:pPr>
      <w:bookmarkStart w:id="13" w:name="_Toc237331926"/>
      <w:r>
        <w:t>3.1</w:t>
      </w:r>
      <w:r w:rsidR="00A22A74" w:rsidRPr="00A22A74">
        <w:t>功率運算基準與名詞定義</w:t>
      </w:r>
      <w:bookmarkEnd w:id="13"/>
    </w:p>
    <w:p w14:paraId="1DB1911D" w14:textId="686F9098" w:rsidR="00D74E0B" w:rsidRPr="00073B8E" w:rsidRDefault="00000000">
      <w:pPr>
        <w:spacing w:before="120" w:after="120"/>
      </w:pPr>
      <w:r w:rsidRPr="00073B8E">
        <w:t>設計</w:t>
      </w:r>
      <w:r w:rsidR="00A22A74" w:rsidRPr="00073B8E">
        <w:rPr>
          <w:rFonts w:hint="eastAsia"/>
        </w:rPr>
        <w:t>限制</w:t>
      </w:r>
      <w:r w:rsidRPr="00073B8E">
        <w:t>：</w:t>
      </w:r>
      <w:r w:rsidR="00A22A74" w:rsidRPr="00073B8E">
        <w:t>演算法一律以「功率」為運算單位</w:t>
      </w:r>
      <w:r w:rsidR="00A22A74" w:rsidRPr="00073B8E">
        <w:rPr>
          <w:rFonts w:hint="eastAsia"/>
        </w:rPr>
        <w:t>，</w:t>
      </w:r>
      <w:r w:rsidR="00A22A74" w:rsidRPr="00073B8E">
        <w:t>不需改用電壓／電流推算。</w:t>
      </w:r>
    </w:p>
    <w:p w14:paraId="1904804C" w14:textId="52B1B916" w:rsidR="003C6260" w:rsidRPr="00073B8E" w:rsidRDefault="003C6260" w:rsidP="003C6260">
      <w:pPr>
        <w:spacing w:before="60" w:after="80" w:line="300" w:lineRule="auto"/>
      </w:pPr>
      <w:r w:rsidRPr="00073B8E">
        <w:t>名詞定義：</w:t>
      </w:r>
    </w:p>
    <w:p w14:paraId="5CBAB5A8" w14:textId="0E8CFD1A" w:rsidR="003C6260" w:rsidRPr="00073B8E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 w:rsidRPr="00073B8E">
        <w:t xml:space="preserve">Max Require Power：EV </w:t>
      </w:r>
      <w:r w:rsidRPr="00073B8E">
        <w:rPr>
          <w:rFonts w:hint="eastAsia"/>
        </w:rPr>
        <w:t>(</w:t>
      </w:r>
      <w:r w:rsidRPr="00073B8E">
        <w:t>Electric Vehicle</w:t>
      </w:r>
      <w:r w:rsidRPr="00073B8E">
        <w:rPr>
          <w:rFonts w:hint="eastAsia"/>
        </w:rPr>
        <w:t xml:space="preserve">) </w:t>
      </w:r>
      <w:r w:rsidRPr="00073B8E">
        <w:t>需求上限，隨 SOC 動態變化非固定值</w:t>
      </w:r>
    </w:p>
    <w:p w14:paraId="01D7C3E7" w14:textId="736E76B7" w:rsidR="003C6260" w:rsidRPr="00073B8E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 w:rsidRPr="00073B8E">
        <w:t>Available Power：充電站分配給 EV 的功率</w:t>
      </w:r>
    </w:p>
    <w:p w14:paraId="4D832E8A" w14:textId="6442D3C9" w:rsidR="003C6260" w:rsidRDefault="003C6260" w:rsidP="003C6260">
      <w:pPr>
        <w:pStyle w:val="a4"/>
        <w:numPr>
          <w:ilvl w:val="0"/>
          <w:numId w:val="4"/>
        </w:numPr>
        <w:spacing w:after="60" w:line="290" w:lineRule="auto"/>
      </w:pPr>
      <w:r w:rsidRPr="00073B8E">
        <w:t>Present Power：min(Max Require Power, Available Power)</w:t>
      </w:r>
      <w:r w:rsidRPr="00073B8E">
        <w:rPr>
          <w:rFonts w:hint="eastAsia"/>
        </w:rPr>
        <w:t xml:space="preserve"> </w:t>
      </w:r>
      <w:r w:rsidRPr="00073B8E">
        <w:t>即</w:t>
      </w:r>
      <w:r w:rsidRPr="00073B8E">
        <w:rPr>
          <w:rFonts w:hint="eastAsia"/>
        </w:rPr>
        <w:t xml:space="preserve"> EV</w:t>
      </w:r>
      <w:r w:rsidRPr="00073B8E">
        <w:t>實際用電</w:t>
      </w:r>
    </w:p>
    <w:p w14:paraId="5B633C2B" w14:textId="56B42937" w:rsidR="00D96DD6" w:rsidRPr="00D96DD6" w:rsidRDefault="00D96DD6" w:rsidP="00D96DD6">
      <w:pPr>
        <w:pStyle w:val="2"/>
      </w:pPr>
      <w:bookmarkStart w:id="14" w:name="_Toc237331927"/>
      <w:r w:rsidRPr="00D96DD6">
        <w:t>3.</w:t>
      </w:r>
      <w:r w:rsidR="00456706">
        <w:rPr>
          <w:rFonts w:hint="eastAsia"/>
        </w:rPr>
        <w:t>2</w:t>
      </w:r>
      <w:r w:rsidRPr="00D96DD6">
        <w:t>來車事件與起充保底</w:t>
      </w:r>
      <w:bookmarkEnd w:id="14"/>
    </w:p>
    <w:p w14:paraId="09081298" w14:textId="77777777" w:rsidR="00D96DD6" w:rsidRPr="00D96DD6" w:rsidRDefault="00D96DD6" w:rsidP="00D96DD6">
      <w:pPr>
        <w:spacing w:after="60" w:line="290" w:lineRule="auto"/>
      </w:pPr>
      <w:r w:rsidRPr="00D96DD6">
        <w:t>設計理念：來車抵達時，系統須替其分配充電模組並偵測與現有借電者之資源衝突，保護來車的基本充電需求。</w:t>
      </w:r>
    </w:p>
    <w:p w14:paraId="15BE03F3" w14:textId="77777777" w:rsidR="00D96DD6" w:rsidRPr="00D96DD6" w:rsidRDefault="00D96DD6" w:rsidP="00D96DD6">
      <w:pPr>
        <w:spacing w:after="60" w:line="290" w:lineRule="auto"/>
      </w:pPr>
      <w:r w:rsidRPr="00D96DD6">
        <w:t>處理規則：</w:t>
      </w:r>
    </w:p>
    <w:p w14:paraId="35AA33A1" w14:textId="77777777" w:rsidR="00D96DD6" w:rsidRPr="00D96DD6" w:rsidRDefault="00D96DD6" w:rsidP="00D96DD6">
      <w:pPr>
        <w:numPr>
          <w:ilvl w:val="0"/>
          <w:numId w:val="9"/>
        </w:numPr>
        <w:spacing w:after="60" w:line="290" w:lineRule="auto"/>
      </w:pPr>
      <w:r w:rsidRPr="00D96DD6">
        <w:t>若該 REC BD 內沒有任何模組借出，則將模組全數拿取。</w:t>
      </w:r>
    </w:p>
    <w:p w14:paraId="1FE56A50" w14:textId="7BAB9E24" w:rsidR="00D96DD6" w:rsidRDefault="00D96DD6" w:rsidP="00D96DD6">
      <w:pPr>
        <w:numPr>
          <w:ilvl w:val="0"/>
          <w:numId w:val="9"/>
        </w:numPr>
        <w:spacing w:line="290" w:lineRule="auto"/>
      </w:pPr>
      <w:r w:rsidRPr="00D96DD6">
        <w:t>若該 REC BD 已有模組被其他充電槍借走，則主動通知對方歸還，並保證來車取得 K_SHARE 個相鄰且可達之 SMR Group 起充。</w:t>
      </w:r>
    </w:p>
    <w:p w14:paraId="4153BE55" w14:textId="4496DC09" w:rsidR="00101F83" w:rsidRPr="00101F83" w:rsidRDefault="00101F83" w:rsidP="00101F83">
      <w:pPr>
        <w:spacing w:line="290" w:lineRule="auto"/>
      </w:pPr>
      <w:r w:rsidRPr="00101F83">
        <w:rPr>
          <w:b/>
          <w:bCs/>
        </w:rPr>
        <w:t>K_SHARE 之定義：</w:t>
      </w:r>
      <w:r w:rsidRPr="00101F83">
        <w:t>K_SHARE = N_GROUP ÷ N_OUTPUT，即該 REC BD 之 SMR Group 平均分配予其所轄 Output 之數量。當 N_OUTPUT = 2 時，K_SHARE 即為 SMR Group 總數之半數；當 N_OUTPUT = 1 時，該 REC BD 無槍間競用，K_SHARE 為全部 Group。各</w:t>
      </w:r>
      <w:r w:rsidRPr="00101F83">
        <w:lastRenderedPageBreak/>
        <w:t>組態下之對應值如下：</w:t>
      </w:r>
    </w:p>
    <w:p w14:paraId="3C8F4376" w14:textId="45172329" w:rsidR="0031790E" w:rsidRDefault="0031790E" w:rsidP="0031790E">
      <w:pPr>
        <w:pStyle w:val="af1"/>
        <w:keepNext/>
      </w:pPr>
      <w:bookmarkStart w:id="15" w:name="_Toc237332374"/>
      <w:r>
        <w:t xml:space="preserve">表格 </w:t>
      </w:r>
      <w:r>
        <w:fldChar w:fldCharType="begin"/>
      </w:r>
      <w:r>
        <w:instrText xml:space="preserve"> SEQ 表格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:K_SHARE組態對應</w:t>
      </w:r>
      <w:bookmarkEnd w:id="15"/>
    </w:p>
    <w:tbl>
      <w:tblPr>
        <w:tblW w:w="59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500"/>
        <w:gridCol w:w="1600"/>
      </w:tblGrid>
      <w:tr w:rsidR="00CE581B" w:rsidRPr="00CE581B" w14:paraId="082D42B1" w14:textId="77777777" w:rsidTr="00CE581B">
        <w:trPr>
          <w:tblHeader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E28E5BC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N_GROUP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2026A17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N_OUTPUT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ACB385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K_SHARE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96FD3E1" w14:textId="77777777" w:rsidR="00CE581B" w:rsidRPr="00CE581B" w:rsidRDefault="00CE581B" w:rsidP="00CE581B">
            <w:pPr>
              <w:spacing w:line="290" w:lineRule="auto"/>
              <w:jc w:val="center"/>
            </w:pPr>
            <w:r w:rsidRPr="00CE581B">
              <w:rPr>
                <w:b/>
                <w:bCs/>
              </w:rPr>
              <w:t>佔比</w:t>
            </w:r>
          </w:p>
        </w:tc>
      </w:tr>
      <w:tr w:rsidR="00CE581B" w:rsidRPr="00CE581B" w14:paraId="53B6B93C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644097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00EB4D9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F3CDA6D" w14:textId="77777777" w:rsidR="00CE581B" w:rsidRPr="00CE581B" w:rsidRDefault="00CE581B" w:rsidP="00CE581B">
            <w:pPr>
              <w:spacing w:line="290" w:lineRule="auto"/>
            </w:pPr>
            <w:r w:rsidRPr="00CE581B">
              <w:t>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C944929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2C55F846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3ED212B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1E3773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14225E6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1B4AA57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1EF7B940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9225E7B" w14:textId="77777777" w:rsidR="00CE581B" w:rsidRPr="00CE581B" w:rsidRDefault="00CE581B" w:rsidP="00CE581B">
            <w:pPr>
              <w:spacing w:line="290" w:lineRule="auto"/>
            </w:pPr>
            <w:r w:rsidRPr="00CE581B">
              <w:t>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68F98B5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DE233B1" w14:textId="77777777" w:rsidR="00CE581B" w:rsidRPr="00CE581B" w:rsidRDefault="00CE581B" w:rsidP="00CE581B">
            <w:pPr>
              <w:spacing w:line="290" w:lineRule="auto"/>
            </w:pPr>
            <w:r w:rsidRPr="00CE581B">
              <w:t>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9E5E245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38DB9319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08A8220" w14:textId="77777777" w:rsidR="00CE581B" w:rsidRPr="00CE581B" w:rsidRDefault="00CE581B" w:rsidP="00CE581B">
            <w:pPr>
              <w:spacing w:line="290" w:lineRule="auto"/>
            </w:pPr>
            <w:r w:rsidRPr="00CE581B">
              <w:t>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CAED01A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972646A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48310CD" w14:textId="77777777" w:rsidR="00CE581B" w:rsidRPr="00CE581B" w:rsidRDefault="00CE581B" w:rsidP="00CE581B">
            <w:pPr>
              <w:spacing w:line="290" w:lineRule="auto"/>
            </w:pPr>
            <w:r w:rsidRPr="00CE581B">
              <w:t>1/2</w:t>
            </w:r>
          </w:p>
        </w:tc>
      </w:tr>
      <w:tr w:rsidR="00CE581B" w:rsidRPr="00CE581B" w14:paraId="6543CD77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AA6F68E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24D9993" w14:textId="77777777" w:rsidR="00CE581B" w:rsidRPr="00CE581B" w:rsidRDefault="00CE581B" w:rsidP="00CE581B">
            <w:pPr>
              <w:spacing w:line="290" w:lineRule="auto"/>
            </w:pPr>
            <w:r w:rsidRPr="00CE581B"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6097D23" w14:textId="77777777" w:rsidR="00CE581B" w:rsidRPr="00CE581B" w:rsidRDefault="00CE581B" w:rsidP="00CE581B">
            <w:pPr>
              <w:spacing w:line="290" w:lineRule="auto"/>
            </w:pPr>
            <w:r w:rsidRPr="00CE581B">
              <w:t>2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5126E4C" w14:textId="77777777" w:rsidR="00CE581B" w:rsidRPr="00CE581B" w:rsidRDefault="00CE581B" w:rsidP="00CE581B">
            <w:pPr>
              <w:spacing w:line="290" w:lineRule="auto"/>
            </w:pPr>
            <w:r w:rsidRPr="00CE581B">
              <w:t>1/1</w:t>
            </w:r>
          </w:p>
        </w:tc>
      </w:tr>
      <w:tr w:rsidR="00CE581B" w:rsidRPr="00CE581B" w14:paraId="39B1FD18" w14:textId="77777777" w:rsidTr="00CE581B"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52E2F42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7D7FFCD" w14:textId="77777777" w:rsidR="00CE581B" w:rsidRPr="00CE581B" w:rsidRDefault="00CE581B" w:rsidP="00CE581B">
            <w:pPr>
              <w:spacing w:line="290" w:lineRule="auto"/>
            </w:pPr>
            <w:r w:rsidRPr="00CE581B"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7D02AA" w14:textId="77777777" w:rsidR="00CE581B" w:rsidRPr="00CE581B" w:rsidRDefault="00CE581B" w:rsidP="00CE581B">
            <w:pPr>
              <w:spacing w:line="290" w:lineRule="auto"/>
            </w:pPr>
            <w:r w:rsidRPr="00CE581B">
              <w:t>4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ADBE729" w14:textId="77777777" w:rsidR="00CE581B" w:rsidRPr="00CE581B" w:rsidRDefault="00CE581B" w:rsidP="00CE581B">
            <w:pPr>
              <w:spacing w:line="290" w:lineRule="auto"/>
            </w:pPr>
            <w:r w:rsidRPr="00CE581B">
              <w:t>1/1</w:t>
            </w:r>
          </w:p>
        </w:tc>
      </w:tr>
    </w:tbl>
    <w:p w14:paraId="75636CF4" w14:textId="4375786C" w:rsidR="00101F83" w:rsidRPr="00073B8E" w:rsidRDefault="00F6724F" w:rsidP="00101F83">
      <w:pPr>
        <w:spacing w:line="290" w:lineRule="auto"/>
      </w:pPr>
      <w:r w:rsidRPr="00F6724F">
        <w:t>「1/2」係 N_OUTPUT = 2 組態下之推導結果，非規格常數；規格以 K_SHARE 為準。</w:t>
      </w:r>
    </w:p>
    <w:p w14:paraId="624F957E" w14:textId="60C1B869" w:rsidR="00D74E0B" w:rsidRDefault="00000000">
      <w:pPr>
        <w:pStyle w:val="2"/>
      </w:pPr>
      <w:bookmarkStart w:id="16" w:name="_Toc237331928"/>
      <w:r>
        <w:t>3.</w:t>
      </w:r>
      <w:r w:rsidR="000C366B">
        <w:rPr>
          <w:rFonts w:hint="eastAsia"/>
        </w:rPr>
        <w:t>3</w:t>
      </w:r>
      <w:r w:rsidR="00EE153A" w:rsidRPr="00EE153A">
        <w:t>借電觸發條件</w:t>
      </w:r>
      <w:bookmarkEnd w:id="16"/>
    </w:p>
    <w:p w14:paraId="011354B0" w14:textId="2FF8AE6D" w:rsidR="000C366B" w:rsidRDefault="00EE153A" w:rsidP="000C366B">
      <w:pPr>
        <w:spacing w:before="60" w:after="80" w:line="300" w:lineRule="auto"/>
      </w:pPr>
      <w:r w:rsidRPr="00B21C59">
        <w:t>設計理念：</w:t>
      </w:r>
      <w:r w:rsidR="002B3117" w:rsidRPr="002B3117">
        <w:t>當某充電槍（Output）之實際用電逼近其「當前已配置容量」之上限時，即代表現有資源不足，須向鄰近資源借電。</w:t>
      </w:r>
    </w:p>
    <w:p w14:paraId="73AF01B5" w14:textId="5DA49DEE" w:rsidR="00EE153A" w:rsidRPr="00B21C59" w:rsidRDefault="000C366B" w:rsidP="00EE153A">
      <w:pPr>
        <w:spacing w:before="60" w:after="80" w:line="300" w:lineRule="auto"/>
      </w:pPr>
      <w:r w:rsidRPr="000C366B">
        <w:t>觸發基準為該 Output 之 Available Power，而非其所屬 REC BD 之總容量 P_RECBD。若以 P_RECBD 為基準，當該 Output 僅配置部分 SMR Group（其餘由同 REC BD 另一 Output 佔用）時，觸發條件將永無成立之可能，同 REC BD 內之借電亦無從發起。以 Available Power 為基準者，同時涵蓋同 REC BD 借電與跨 REC BD 借電之觸發判斷。</w:t>
      </w:r>
    </w:p>
    <w:p w14:paraId="1BE16894" w14:textId="338D0B72" w:rsidR="00EE153A" w:rsidRPr="00B21C59" w:rsidRDefault="00EE153A" w:rsidP="00EE153A">
      <w:pPr>
        <w:spacing w:before="60" w:after="80" w:line="300" w:lineRule="auto"/>
      </w:pPr>
      <w:r w:rsidRPr="00B21C59">
        <w:t>觸發條件：</w:t>
      </w:r>
    </w:p>
    <w:p w14:paraId="30903701" w14:textId="502EC8B3" w:rsidR="002B3117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 w:rsidRPr="002B3117">
        <w:rPr>
          <w:rFonts w:hint="eastAsia"/>
        </w:rPr>
        <w:t xml:space="preserve">Present Power </w:t>
      </w:r>
      <w:r w:rsidRPr="002B3117">
        <w:rPr>
          <w:rFonts w:ascii="Cambria Math" w:hAnsi="Cambria Math" w:cs="Cambria Math"/>
        </w:rPr>
        <w:t>≥</w:t>
      </w:r>
      <w:r w:rsidRPr="002B3117">
        <w:rPr>
          <w:rFonts w:hint="eastAsia"/>
        </w:rPr>
        <w:t xml:space="preserve"> Available Power × RATIO_TRIGGER（</w:t>
      </w:r>
      <w:r>
        <w:rPr>
          <w:rFonts w:hint="eastAsia"/>
        </w:rPr>
        <w:t>見表3.系統參數</w:t>
      </w:r>
      <w:r w:rsidRPr="002B3117">
        <w:rPr>
          <w:rFonts w:hint="eastAsia"/>
        </w:rPr>
        <w:t>）。</w:t>
      </w:r>
    </w:p>
    <w:p w14:paraId="279AF43C" w14:textId="2F9285CE" w:rsidR="002B3117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 w:rsidRPr="002B3117">
        <w:rPr>
          <w:rFonts w:hint="eastAsia"/>
        </w:rPr>
        <w:t>上述條件須持續 N_DEBOUNCE</w:t>
      </w:r>
      <w:r w:rsidR="00355348">
        <w:rPr>
          <w:rFonts w:hint="eastAsia"/>
        </w:rPr>
        <w:t xml:space="preserve"> (見表3.系統參數)</w:t>
      </w:r>
      <w:r w:rsidRPr="002B3117">
        <w:rPr>
          <w:rFonts w:hint="eastAsia"/>
        </w:rPr>
        <w:t xml:space="preserve"> 個 step 方發起借電，以避免瞬時波動造成誤觸發。</w:t>
      </w:r>
    </w:p>
    <w:p w14:paraId="569C7590" w14:textId="15208AC0" w:rsidR="002B3117" w:rsidRPr="00B21C59" w:rsidRDefault="002B3117" w:rsidP="002B3117">
      <w:pPr>
        <w:pStyle w:val="a4"/>
        <w:numPr>
          <w:ilvl w:val="0"/>
          <w:numId w:val="4"/>
        </w:numPr>
        <w:spacing w:after="60" w:line="290" w:lineRule="auto"/>
      </w:pPr>
      <w:r w:rsidRPr="002B3117">
        <w:rPr>
          <w:rFonts w:hint="eastAsia"/>
        </w:rPr>
        <w:t>期間任一 step 未達標，持續計數歸零；借電完成後計數重置。</w:t>
      </w:r>
    </w:p>
    <w:p w14:paraId="634FA087" w14:textId="5257FA6D" w:rsidR="00D74E0B" w:rsidRDefault="00000000" w:rsidP="00FE7C75">
      <w:pPr>
        <w:pStyle w:val="2"/>
      </w:pPr>
      <w:bookmarkStart w:id="17" w:name="_Toc237331929"/>
      <w:r>
        <w:t>3.</w:t>
      </w:r>
      <w:r w:rsidR="00CD72B8">
        <w:rPr>
          <w:rFonts w:hint="eastAsia"/>
        </w:rPr>
        <w:t>4</w:t>
      </w:r>
      <w:r w:rsidR="001E0F95" w:rsidRPr="001E0F95">
        <w:t>借電成立條件</w:t>
      </w:r>
      <w:bookmarkEnd w:id="17"/>
    </w:p>
    <w:p w14:paraId="69E2AFB5" w14:textId="39491B9E" w:rsidR="00AE78C9" w:rsidRPr="00AE78C9" w:rsidRDefault="00AE78C9" w:rsidP="00AE78C9">
      <w:pPr>
        <w:spacing w:before="60" w:after="80" w:line="300" w:lineRule="auto"/>
        <w:rPr>
          <w:rFonts w:hint="eastAsia"/>
        </w:rPr>
      </w:pPr>
      <w:r w:rsidRPr="00AE78C9">
        <w:rPr>
          <w:b/>
          <w:bCs/>
        </w:rPr>
        <w:t>設計理念：</w:t>
      </w:r>
      <w:r w:rsidRPr="00AE78C9">
        <w:t>借電須同時滿足「借入方確有需求」與「出借方確有餘裕」，出借方釋出資源後不得反使自身供電不足</w:t>
      </w:r>
      <w:r w:rsidRPr="00AE78C9">
        <w:rPr>
          <w:rFonts w:hint="eastAsia"/>
        </w:rPr>
        <w:t>。</w:t>
      </w:r>
    </w:p>
    <w:p w14:paraId="387B9F1A" w14:textId="77777777" w:rsidR="00AE78C9" w:rsidRPr="00AE78C9" w:rsidRDefault="00AE78C9" w:rsidP="00AE78C9">
      <w:pPr>
        <w:spacing w:before="60" w:after="80" w:line="300" w:lineRule="auto"/>
      </w:pPr>
      <w:r w:rsidRPr="00AE78C9">
        <w:t>取用順序：借電觸發後，借入方應依下列順序逐段嘗試取得資源：</w:t>
      </w:r>
    </w:p>
    <w:p w14:paraId="799374F2" w14:textId="77777777" w:rsidR="00AE78C9" w:rsidRPr="00AE78C9" w:rsidRDefault="00AE78C9" w:rsidP="00AE78C9">
      <w:pPr>
        <w:numPr>
          <w:ilvl w:val="0"/>
          <w:numId w:val="11"/>
        </w:numPr>
        <w:spacing w:before="60" w:after="80" w:line="300" w:lineRule="auto"/>
      </w:pPr>
      <w:r w:rsidRPr="00AE78C9">
        <w:t>同 REC BD：向同一 REC BD 之另一 Output 徵求。</w:t>
      </w:r>
    </w:p>
    <w:p w14:paraId="28FA5337" w14:textId="77777777" w:rsidR="00AE78C9" w:rsidRPr="00AE78C9" w:rsidRDefault="00AE78C9" w:rsidP="00AE78C9">
      <w:pPr>
        <w:numPr>
          <w:ilvl w:val="0"/>
          <w:numId w:val="11"/>
        </w:numPr>
        <w:spacing w:before="60" w:after="80" w:line="300" w:lineRule="auto"/>
      </w:pPr>
      <w:r w:rsidRPr="00AE78C9">
        <w:t>上方相鄰 REC BD。</w:t>
      </w:r>
    </w:p>
    <w:p w14:paraId="26571CA7" w14:textId="77777777" w:rsidR="00AE78C9" w:rsidRPr="00AE78C9" w:rsidRDefault="00AE78C9" w:rsidP="00AE78C9">
      <w:pPr>
        <w:numPr>
          <w:ilvl w:val="0"/>
          <w:numId w:val="11"/>
        </w:numPr>
        <w:spacing w:before="60" w:after="80" w:line="300" w:lineRule="auto"/>
      </w:pPr>
      <w:r w:rsidRPr="00AE78C9">
        <w:t>下方相鄰 REC BD。</w:t>
      </w:r>
    </w:p>
    <w:p w14:paraId="76F30AEE" w14:textId="77777777" w:rsidR="00AE78C9" w:rsidRPr="00AE78C9" w:rsidRDefault="00AE78C9" w:rsidP="00AE78C9">
      <w:pPr>
        <w:spacing w:before="60" w:after="80" w:line="300" w:lineRule="auto"/>
      </w:pPr>
    </w:p>
    <w:p w14:paraId="64F74B9D" w14:textId="44B55377" w:rsidR="00AE78C9" w:rsidRPr="00AE78C9" w:rsidRDefault="00AE78C9" w:rsidP="00AE78C9">
      <w:pPr>
        <w:spacing w:before="60" w:after="80" w:line="300" w:lineRule="auto"/>
      </w:pPr>
      <w:r w:rsidRPr="00AE78C9">
        <w:t>上述三段屬同一次借電事件內之連續嘗試：前一段未能取得資源、或取得後仍不足以解除 3.3 之觸發條件時，應於同一事件內立即進入下一段，無須重新滿足觸發條件，亦不重新計算 N_DEBOUNCE。三段全部嘗試完畢後，本次借電事件即告結束。</w:t>
      </w:r>
    </w:p>
    <w:p w14:paraId="7E1CA950" w14:textId="77777777" w:rsidR="00AE78C9" w:rsidRPr="00AE78C9" w:rsidRDefault="00AE78C9" w:rsidP="00AE78C9">
      <w:pPr>
        <w:spacing w:before="60" w:after="80" w:line="300" w:lineRule="auto"/>
        <w:rPr>
          <w:b/>
          <w:bCs/>
        </w:rPr>
      </w:pPr>
      <w:r w:rsidRPr="00AE78C9">
        <w:t>取用情境：各段之取用數量與檢核條件，依目標 REC BD 之狀態與借電次數區分為下列四種情境：</w:t>
      </w:r>
    </w:p>
    <w:tbl>
      <w:tblPr>
        <w:tblW w:w="92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300"/>
        <w:gridCol w:w="3200"/>
      </w:tblGrid>
      <w:tr w:rsidR="00AE78C9" w:rsidRPr="00AE78C9" w14:paraId="18E56A55" w14:textId="77777777" w:rsidTr="00AE78C9">
        <w:trPr>
          <w:tblHeader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30F8515" w14:textId="77777777" w:rsidR="00AE78C9" w:rsidRPr="00AE78C9" w:rsidRDefault="00AE78C9" w:rsidP="00AE78C9">
            <w:pPr>
              <w:spacing w:before="60" w:after="80" w:line="300" w:lineRule="auto"/>
              <w:jc w:val="center"/>
            </w:pPr>
            <w:r w:rsidRPr="00AE78C9">
              <w:rPr>
                <w:b/>
                <w:bCs/>
              </w:rPr>
              <w:t>情境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715AF5" w14:textId="77777777" w:rsidR="00AE78C9" w:rsidRPr="00AE78C9" w:rsidRDefault="00AE78C9" w:rsidP="00AE78C9">
            <w:pPr>
              <w:spacing w:before="60" w:after="80" w:line="300" w:lineRule="auto"/>
              <w:jc w:val="center"/>
            </w:pPr>
            <w:r w:rsidRPr="00AE78C9">
              <w:rPr>
                <w:b/>
                <w:bCs/>
              </w:rPr>
              <w:t>適用條件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8BB4B29" w14:textId="77777777" w:rsidR="00AE78C9" w:rsidRPr="00AE78C9" w:rsidRDefault="00AE78C9" w:rsidP="00AE78C9">
            <w:pPr>
              <w:spacing w:before="60" w:after="80" w:line="300" w:lineRule="auto"/>
              <w:jc w:val="center"/>
            </w:pPr>
            <w:r w:rsidRPr="00AE78C9">
              <w:rPr>
                <w:b/>
                <w:bCs/>
              </w:rPr>
              <w:t>取用數量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43F3BC9" w14:textId="77777777" w:rsidR="00AE78C9" w:rsidRPr="00AE78C9" w:rsidRDefault="00AE78C9" w:rsidP="00AE78C9">
            <w:pPr>
              <w:spacing w:before="60" w:after="80" w:line="300" w:lineRule="auto"/>
              <w:jc w:val="center"/>
            </w:pPr>
            <w:r w:rsidRPr="00AE78C9">
              <w:rPr>
                <w:b/>
                <w:bCs/>
              </w:rPr>
              <w:t>功率條件檢核</w:t>
            </w:r>
          </w:p>
        </w:tc>
      </w:tr>
      <w:tr w:rsidR="00AE78C9" w:rsidRPr="00AE78C9" w14:paraId="2AB94B97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42D1054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一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FD82B00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目標 REC BD 無充電中 Output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2F67996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全部相鄰且可達之 SMR Group，不受 K_SHARE 單位限制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4A3607C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無須檢核</w:t>
            </w:r>
          </w:p>
        </w:tc>
      </w:tr>
      <w:tr w:rsidR="00AE78C9" w:rsidRPr="00AE78C9" w14:paraId="508F3146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195B1D4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二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6D3E0EB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同 REC BD，另一 Output 為充電中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968551E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盡可能釋出之最大數量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29606CA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須通過餘裕條件與保留下限</w:t>
            </w:r>
          </w:p>
        </w:tc>
      </w:tr>
      <w:tr w:rsidR="00AE78C9" w:rsidRPr="00AE78C9" w14:paraId="1C04C0AA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062259F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三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04A1169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跨 REC BD，目標有充電中 Output，且為本次計數之第一次借電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48AE260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固定 K_SHARE 個 SMR Group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F1B792E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須通過餘裕條件與保留下限</w:t>
            </w:r>
          </w:p>
        </w:tc>
      </w:tr>
      <w:tr w:rsidR="00AE78C9" w:rsidRPr="00AE78C9" w14:paraId="164F772B" w14:textId="77777777"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D600342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四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76A0272" w14:textId="7448C498" w:rsidR="00AE78C9" w:rsidRPr="00AE78C9" w:rsidRDefault="00AE78C9" w:rsidP="00AE78C9">
            <w:pPr>
              <w:spacing w:before="60" w:after="80" w:line="300" w:lineRule="auto"/>
            </w:pPr>
            <w:r w:rsidRPr="00AE78C9">
              <w:t>跨 REC BD，目標有充電中 Output，且為本次計數之</w:t>
            </w:r>
            <w:r w:rsidR="001E331C">
              <w:rPr>
                <w:rFonts w:hint="eastAsia"/>
              </w:rPr>
              <w:t>非</w:t>
            </w:r>
            <w:r w:rsidRPr="00AE78C9">
              <w:t>第</w:t>
            </w:r>
            <w:r w:rsidR="001E331C">
              <w:rPr>
                <w:rFonts w:hint="eastAsia"/>
              </w:rPr>
              <w:t>一</w:t>
            </w:r>
            <w:r w:rsidRPr="00AE78C9">
              <w:t>次借電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8ECB8D6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盡可能釋出之最大數量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C7BD962" w14:textId="77777777" w:rsidR="00AE78C9" w:rsidRPr="00AE78C9" w:rsidRDefault="00AE78C9" w:rsidP="00AE78C9">
            <w:pPr>
              <w:spacing w:before="60" w:after="80" w:line="300" w:lineRule="auto"/>
            </w:pPr>
            <w:r w:rsidRPr="00AE78C9">
              <w:t>須通過餘裕條件與保留下限</w:t>
            </w:r>
          </w:p>
        </w:tc>
      </w:tr>
    </w:tbl>
    <w:p w14:paraId="3FEA47C3" w14:textId="77777777" w:rsidR="00AE78C9" w:rsidRPr="00AE78C9" w:rsidRDefault="00AE78C9" w:rsidP="00AE78C9">
      <w:pPr>
        <w:spacing w:after="60" w:line="290" w:lineRule="auto"/>
      </w:pPr>
      <w:r w:rsidRPr="00AE78C9">
        <w:rPr>
          <w:b/>
          <w:bCs/>
        </w:rPr>
        <w:t>餘裕條件：</w:t>
      </w:r>
      <w:r w:rsidRPr="00AE78C9">
        <w:t>情境二、三、四之出借方 Output 均須滿足下式，方可釋出：</w:t>
      </w:r>
    </w:p>
    <w:p w14:paraId="19CFE360" w14:textId="77777777" w:rsidR="00AE78C9" w:rsidRDefault="00AE78C9" w:rsidP="00AE78C9">
      <w:pPr>
        <w:spacing w:after="60" w:line="290" w:lineRule="auto"/>
      </w:pPr>
      <w:r w:rsidRPr="00AE78C9">
        <w:t xml:space="preserve">Present Power &lt; (Available Power </w:t>
      </w:r>
      <w:r w:rsidRPr="00AE78C9">
        <w:rPr>
          <w:rFonts w:ascii="Cambria Math" w:hAnsi="Cambria Math" w:cs="Cambria Math"/>
        </w:rPr>
        <w:t>−</w:t>
      </w:r>
      <w:r w:rsidRPr="00AE78C9">
        <w:t xml:space="preserve"> 欲釋出之 SMR Group 容量加總) × RATIO_HEADROOM</w:t>
      </w:r>
    </w:p>
    <w:p w14:paraId="60538897" w14:textId="1EF3ACA7" w:rsidR="0013793F" w:rsidRPr="00AE78C9" w:rsidRDefault="0013793F" w:rsidP="00AE78C9">
      <w:pPr>
        <w:spacing w:after="60" w:line="290" w:lineRule="auto"/>
        <w:rPr>
          <w:rFonts w:hint="eastAsia"/>
        </w:rPr>
      </w:pPr>
      <w:r w:rsidRPr="0013793F">
        <w:t>本式於情境二、四中作為搜尋條件，用以求取滿足條件之最大釋出數量；於情境三中則以固定值 K_SHARE 代入，僅作成立與否之檢定，不成立時即不予借出</w:t>
      </w:r>
      <w:r>
        <w:rPr>
          <w:rFonts w:hint="eastAsia"/>
        </w:rPr>
        <w:t>(詳見</w:t>
      </w:r>
      <w:r w:rsidRPr="0013793F">
        <w:t>3.5</w:t>
      </w:r>
      <w:r>
        <w:rPr>
          <w:rFonts w:hint="eastAsia"/>
        </w:rPr>
        <w:t>)</w:t>
      </w:r>
      <w:r w:rsidRPr="0013793F">
        <w:t>，不得改以較少數量釋出。</w:t>
      </w:r>
    </w:p>
    <w:p w14:paraId="5752A40E" w14:textId="543D3537" w:rsidR="00AE78C9" w:rsidRPr="00AE78C9" w:rsidRDefault="00AE78C9" w:rsidP="00AE78C9">
      <w:pPr>
        <w:spacing w:after="60" w:line="290" w:lineRule="auto"/>
      </w:pPr>
      <w:r w:rsidRPr="00AE78C9">
        <w:rPr>
          <w:b/>
          <w:bCs/>
        </w:rPr>
        <w:t>保留下限：</w:t>
      </w:r>
      <w:r w:rsidRPr="00AE78C9">
        <w:t>出借方釋出後之剩餘容量，須不小於其釋出前之 Present Power，以確保當前充電中之 EV 不因借電而降載。本下限與上述餘裕條件須同時滿足。</w:t>
      </w:r>
    </w:p>
    <w:p w14:paraId="186C802F" w14:textId="77777777" w:rsidR="00AE78C9" w:rsidRPr="00AE78C9" w:rsidRDefault="00AE78C9" w:rsidP="00AE78C9">
      <w:pPr>
        <w:spacing w:after="60" w:line="290" w:lineRule="auto"/>
      </w:pPr>
      <w:r w:rsidRPr="00AE78C9">
        <w:rPr>
          <w:b/>
          <w:bCs/>
        </w:rPr>
        <w:t>「盡可能釋出」之定義：</w:t>
      </w:r>
      <w:r w:rsidRPr="00AE78C9">
        <w:t>指在同時滿足餘裕條件與保留下限之前提下，可釋出之最大 SMR Group 數量。實作上自最小單位起逐次遞增試算，至任一條件不再成立為止，取最後一個仍成立之數量。</w:t>
      </w:r>
    </w:p>
    <w:p w14:paraId="0A3B8A02" w14:textId="7311429A" w:rsidR="002E260B" w:rsidRDefault="00AE78C9" w:rsidP="00AE78C9">
      <w:pPr>
        <w:spacing w:after="60" w:line="290" w:lineRule="auto"/>
      </w:pPr>
      <w:r w:rsidRPr="00AE78C9">
        <w:rPr>
          <w:b/>
          <w:bCs/>
        </w:rPr>
        <w:t>情境一之補充：</w:t>
      </w:r>
      <w:r w:rsidRPr="00AE78C9">
        <w:t>目標 REC BD 內無任何充電中 Output 時</w:t>
      </w:r>
      <w:r w:rsidR="004C7BF6">
        <w:rPr>
          <w:rFonts w:hint="eastAsia"/>
        </w:rPr>
        <w:t xml:space="preserve"> (自身的Output不算在</w:t>
      </w:r>
      <w:r w:rsidR="004C7BF6">
        <w:rPr>
          <w:rFonts w:hint="eastAsia"/>
        </w:rPr>
        <w:lastRenderedPageBreak/>
        <w:t>內)</w:t>
      </w:r>
      <w:r w:rsidRPr="00AE78C9">
        <w:t>，無 EV 需受保護，故不適用餘裕條件與保留下限，直接取用全部相鄰且可達之 SMR Group。若該 REC BD 內有一 Output 為充電中、另一 Output 閒置，則不屬本情境，應依情境二至四處理。</w:t>
      </w:r>
    </w:p>
    <w:p w14:paraId="4BBBF744" w14:textId="0CF1F1A6" w:rsidR="00FE7C75" w:rsidRPr="00FE7C75" w:rsidRDefault="00FE7C75" w:rsidP="00FE7C75">
      <w:pPr>
        <w:pStyle w:val="2"/>
        <w:rPr>
          <w:rFonts w:hint="eastAsia"/>
        </w:rPr>
      </w:pPr>
      <w:bookmarkStart w:id="18" w:name="_Toc237331930"/>
      <w:r>
        <w:rPr>
          <w:rFonts w:hint="eastAsia"/>
        </w:rPr>
        <w:t>3</w:t>
      </w:r>
      <w:r w:rsidRPr="00FE7C75">
        <w:t>.</w:t>
      </w:r>
      <w:r>
        <w:rPr>
          <w:rFonts w:hint="eastAsia"/>
        </w:rPr>
        <w:t>5借出單位限制</w:t>
      </w:r>
      <w:bookmarkEnd w:id="18"/>
    </w:p>
    <w:p w14:paraId="6D69F11D" w14:textId="77777777" w:rsidR="00FE7C75" w:rsidRPr="00FE7C75" w:rsidRDefault="00FE7C75" w:rsidP="00FE7C75">
      <w:pPr>
        <w:spacing w:after="60" w:line="290" w:lineRule="auto"/>
      </w:pPr>
      <w:r w:rsidRPr="00FE7C75">
        <w:rPr>
          <w:b/>
          <w:bCs/>
        </w:rPr>
        <w:t>設計理念：</w:t>
      </w:r>
      <w:r w:rsidRPr="00FE7C75">
        <w:t>來車時，系統即先由現用方釋放 K_SHARE 個 SMR Group。跨 REC BD 借電不引入新機制，而是將借電請求視同「來車事件」，直接複用單 REC BD 既有控制邏輯。</w:t>
      </w:r>
    </w:p>
    <w:p w14:paraId="1453D748" w14:textId="77777777" w:rsidR="00FE7C75" w:rsidRPr="00FE7C75" w:rsidRDefault="00FE7C75" w:rsidP="00FE7C75">
      <w:pPr>
        <w:spacing w:after="60" w:line="290" w:lineRule="auto"/>
      </w:pPr>
      <w:r w:rsidRPr="00FE7C75">
        <w:rPr>
          <w:b/>
          <w:bCs/>
        </w:rPr>
        <w:t>限制內容：</w:t>
      </w:r>
    </w:p>
    <w:p w14:paraId="6F768E70" w14:textId="0DC48B2E" w:rsidR="00FE7C75" w:rsidRPr="00FE7C75" w:rsidRDefault="00FE7C75" w:rsidP="00FE7C75">
      <w:pPr>
        <w:numPr>
          <w:ilvl w:val="0"/>
          <w:numId w:val="12"/>
        </w:numPr>
        <w:spacing w:after="60" w:line="290" w:lineRule="auto"/>
      </w:pPr>
      <w:r w:rsidRPr="00FE7C75">
        <w:t>跨 REC BD 之第一次借電（3.4 情境三）以 K_SHARE 個 SMR Group 為單位，不得以其他數量借出；可釋出之 SMR Group 不足 K_SHARE 個時不得借出，即使帳面上有部分 Group 閒置亦同。此為產品控制邏輯限制，非功率問題。</w:t>
      </w:r>
    </w:p>
    <w:p w14:paraId="25BA6192" w14:textId="23CBA7B2" w:rsidR="00FE7C75" w:rsidRDefault="00FE7C75" w:rsidP="00AE78C9">
      <w:pPr>
        <w:numPr>
          <w:ilvl w:val="0"/>
          <w:numId w:val="12"/>
        </w:numPr>
        <w:spacing w:after="60" w:line="290" w:lineRule="auto"/>
        <w:rPr>
          <w:rFonts w:hint="eastAsia"/>
        </w:rPr>
      </w:pPr>
      <w:r w:rsidRPr="00FE7C75">
        <w:t>情境一之閒置全取，以及情境二、四之盡可能釋出，其數量由該情境之規則決定，不受 K_SHARE 單位限制。</w:t>
      </w:r>
    </w:p>
    <w:p w14:paraId="2BECBA3F" w14:textId="4A67CC89" w:rsidR="00EB1D1F" w:rsidRDefault="00EB1D1F" w:rsidP="00FE7C75">
      <w:pPr>
        <w:pStyle w:val="2"/>
        <w:rPr>
          <w:rFonts w:hint="eastAsia"/>
        </w:rPr>
      </w:pPr>
      <w:bookmarkStart w:id="19" w:name="_Toc237331931"/>
      <w:r>
        <w:t>3.</w:t>
      </w:r>
      <w:r w:rsidR="00FE7C75">
        <w:rPr>
          <w:rFonts w:hint="eastAsia"/>
        </w:rPr>
        <w:t>6</w:t>
      </w:r>
      <w:r w:rsidRPr="00EB1D1F">
        <w:rPr>
          <w:rFonts w:hint="eastAsia"/>
        </w:rPr>
        <w:t>跨 REC BD</w:t>
      </w:r>
      <w:r w:rsidRPr="00EB1D1F">
        <w:t>借電</w:t>
      </w:r>
      <w:r w:rsidR="00FE7C75">
        <w:rPr>
          <w:rFonts w:hint="eastAsia"/>
        </w:rPr>
        <w:t>之</w:t>
      </w:r>
      <w:r w:rsidR="00FE7C75" w:rsidRPr="00FE7C75">
        <w:rPr>
          <w:rFonts w:hint="eastAsia"/>
        </w:rPr>
        <w:t>範圍</w:t>
      </w:r>
      <w:bookmarkEnd w:id="19"/>
    </w:p>
    <w:p w14:paraId="39246246" w14:textId="67287C53" w:rsidR="00FE7C75" w:rsidRPr="00FE7C75" w:rsidRDefault="00FE7C75" w:rsidP="00FE7C75">
      <w:pPr>
        <w:spacing w:before="60" w:after="80" w:line="300" w:lineRule="auto"/>
      </w:pPr>
      <w:r w:rsidRPr="00FE7C75">
        <w:rPr>
          <w:b/>
          <w:bCs/>
        </w:rPr>
        <w:t>設計理念：</w:t>
      </w:r>
      <w:r w:rsidRPr="00FE7C75">
        <w:t>需求極大時，得同時向上下兩側 REC BD 借電。惟兩側之可借狀態於借電發起前無法預知，故採 3.4 之逐段循序嘗試，不預先判斷兩側條件是否同時成立。</w:t>
      </w:r>
    </w:p>
    <w:p w14:paraId="42CB25B4" w14:textId="4D1435FC" w:rsidR="00FE7C75" w:rsidRPr="00FE7C75" w:rsidRDefault="00FE7C75" w:rsidP="00115F76">
      <w:pPr>
        <w:numPr>
          <w:ilvl w:val="0"/>
          <w:numId w:val="12"/>
        </w:numPr>
        <w:spacing w:before="60" w:after="80" w:line="300" w:lineRule="auto"/>
        <w:rPr>
          <w:rFonts w:hint="eastAsia"/>
        </w:rPr>
      </w:pPr>
      <w:r w:rsidRPr="00FE7C75">
        <w:t>雙側借電係 3.4 三段取用順序連續套用之結果，而非獨立規則。</w:t>
      </w:r>
    </w:p>
    <w:p w14:paraId="0672377F" w14:textId="7A684738" w:rsidR="00FE7C75" w:rsidRPr="00FE7C75" w:rsidRDefault="00FE7C75" w:rsidP="00FE7C75">
      <w:pPr>
        <w:numPr>
          <w:ilvl w:val="0"/>
          <w:numId w:val="12"/>
        </w:numPr>
        <w:spacing w:before="60" w:after="80" w:line="300" w:lineRule="auto"/>
      </w:pPr>
      <w:r w:rsidRPr="00FE7C75">
        <w:t>三段全部嘗試完畢後仍不足者，維持現有配置並結束本次借電事件；後續資源變化須待下一次借電請求或來車事件方予處理（</w:t>
      </w:r>
      <w:r>
        <w:rPr>
          <w:rFonts w:hint="eastAsia"/>
        </w:rPr>
        <w:t>詳見</w:t>
      </w:r>
      <w:r w:rsidRPr="00FE7C75">
        <w:t>3.7）。</w:t>
      </w:r>
    </w:p>
    <w:p w14:paraId="4C1A4FD5" w14:textId="66C7B317" w:rsidR="00C26BF8" w:rsidRPr="00C3012F" w:rsidRDefault="003D06C4" w:rsidP="00115F76">
      <w:pPr>
        <w:pStyle w:val="2"/>
      </w:pPr>
      <w:bookmarkStart w:id="20" w:name="_Toc237331932"/>
      <w:r>
        <w:t>3.</w:t>
      </w:r>
      <w:r>
        <w:rPr>
          <w:rFonts w:hint="eastAsia"/>
        </w:rPr>
        <w:t>7</w:t>
      </w:r>
      <w:r w:rsidRPr="003D06C4">
        <w:t>被動式調整</w:t>
      </w:r>
      <w:r w:rsidR="00340425" w:rsidRPr="00C3012F">
        <w:rPr>
          <w:rFonts w:hint="eastAsia"/>
        </w:rPr>
        <w:t>功率</w:t>
      </w:r>
      <w:r w:rsidRPr="003D06C4">
        <w:t>原則</w:t>
      </w:r>
      <w:bookmarkEnd w:id="20"/>
    </w:p>
    <w:p w14:paraId="4B267157" w14:textId="25A67EB7" w:rsidR="00340425" w:rsidRDefault="00340425" w:rsidP="00340425">
      <w:pPr>
        <w:spacing w:before="60" w:after="80" w:line="300" w:lineRule="auto"/>
      </w:pPr>
      <w:r w:rsidRPr="00D4273D">
        <w:t>設計理念：本演算法為被動式</w:t>
      </w:r>
      <w:r w:rsidR="00D4273D">
        <w:rPr>
          <w:rFonts w:hint="eastAsia"/>
        </w:rPr>
        <w:t>調整功率</w:t>
      </w:r>
      <w:r w:rsidRPr="00D4273D">
        <w:t>。</w:t>
      </w:r>
    </w:p>
    <w:p w14:paraId="518ABA5F" w14:textId="4857F051" w:rsidR="003D06C4" w:rsidRDefault="00340425" w:rsidP="004D1556">
      <w:pPr>
        <w:spacing w:after="120" w:line="300" w:lineRule="auto"/>
      </w:pPr>
      <w:r w:rsidRPr="00D4273D">
        <w:t>僅於「被請求」（收到借電請求或來車事件）時，才重算自身 SMR Group 配置；不因 EV 用電下降而主動動態調整。</w:t>
      </w:r>
    </w:p>
    <w:p w14:paraId="1720DF34" w14:textId="1DC7A855" w:rsidR="001234C6" w:rsidRDefault="001234C6" w:rsidP="00C3012F">
      <w:pPr>
        <w:pStyle w:val="2"/>
        <w:spacing w:before="240"/>
      </w:pPr>
      <w:bookmarkStart w:id="21" w:name="_Toc237331933"/>
      <w:r>
        <w:t>3.</w:t>
      </w:r>
      <w:r>
        <w:rPr>
          <w:rFonts w:hint="eastAsia"/>
        </w:rPr>
        <w:t>8</w:t>
      </w:r>
      <w:r w:rsidR="00AD5758">
        <w:rPr>
          <w:rFonts w:hint="eastAsia"/>
        </w:rPr>
        <w:t>系統參數與</w:t>
      </w:r>
      <w:r w:rsidRPr="001234C6">
        <w:t>硬體限制</w:t>
      </w:r>
      <w:bookmarkEnd w:id="21"/>
    </w:p>
    <w:p w14:paraId="458258D9" w14:textId="190635C4" w:rsidR="00E40FF9" w:rsidRDefault="00E40FF9" w:rsidP="00E40FF9">
      <w:pPr>
        <w:spacing w:before="60" w:after="80" w:line="300" w:lineRule="auto"/>
      </w:pPr>
      <w:r w:rsidRPr="00E40FF9">
        <w:t>本節定義規格全文所引用之參數名稱</w:t>
      </w:r>
      <w:r>
        <w:rPr>
          <w:rFonts w:hint="eastAsia"/>
        </w:rPr>
        <w:t>，</w:t>
      </w:r>
      <w:r w:rsidRPr="00E40FF9">
        <w:t>下表「本版值」欄為實作預設值，均須做成外部可調變數，不得硬編碼於程式中。</w:t>
      </w:r>
    </w:p>
    <w:p w14:paraId="0F60B711" w14:textId="76B95E8E" w:rsidR="0031790E" w:rsidRDefault="0031790E" w:rsidP="0031790E">
      <w:pPr>
        <w:pStyle w:val="af1"/>
        <w:keepNext/>
      </w:pPr>
      <w:bookmarkStart w:id="22" w:name="_Toc237332375"/>
      <w:r>
        <w:t xml:space="preserve">表格 </w:t>
      </w:r>
      <w:r>
        <w:fldChar w:fldCharType="begin"/>
      </w:r>
      <w:r>
        <w:instrText xml:space="preserve"> SEQ 表格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>:本版值系統參數</w:t>
      </w:r>
      <w:bookmarkEnd w:id="22"/>
    </w:p>
    <w:tbl>
      <w:tblPr>
        <w:tblW w:w="890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5300"/>
      </w:tblGrid>
      <w:tr w:rsidR="00E40FF9" w:rsidRPr="00E40FF9" w14:paraId="76A1511F" w14:textId="77777777" w:rsidTr="00E40FF9">
        <w:trPr>
          <w:tblHeader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1263D40" w14:textId="77777777" w:rsidR="00E40FF9" w:rsidRPr="00E40FF9" w:rsidRDefault="00E40FF9" w:rsidP="00E40FF9">
            <w:pPr>
              <w:spacing w:before="60" w:after="80" w:line="300" w:lineRule="auto"/>
              <w:jc w:val="center"/>
            </w:pPr>
            <w:r w:rsidRPr="00E40FF9">
              <w:rPr>
                <w:b/>
                <w:bCs/>
              </w:rPr>
              <w:t>參數名稱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308AC5F" w14:textId="77777777" w:rsidR="00E40FF9" w:rsidRPr="00E40FF9" w:rsidRDefault="00E40FF9" w:rsidP="00E40FF9">
            <w:pPr>
              <w:spacing w:before="60" w:after="80" w:line="300" w:lineRule="auto"/>
              <w:jc w:val="center"/>
            </w:pPr>
            <w:r w:rsidRPr="00E40FF9">
              <w:rPr>
                <w:b/>
                <w:bCs/>
              </w:rPr>
              <w:t>本版值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EC9968C" w14:textId="77777777" w:rsidR="00E40FF9" w:rsidRPr="00E40FF9" w:rsidRDefault="00E40FF9" w:rsidP="00E40FF9">
            <w:pPr>
              <w:spacing w:before="60" w:after="80" w:line="300" w:lineRule="auto"/>
              <w:jc w:val="center"/>
            </w:pPr>
            <w:r w:rsidRPr="00E40FF9">
              <w:rPr>
                <w:b/>
                <w:bCs/>
              </w:rPr>
              <w:t>說明</w:t>
            </w:r>
          </w:p>
        </w:tc>
      </w:tr>
      <w:tr w:rsidR="00E40FF9" w:rsidRPr="00E40FF9" w14:paraId="3D4396FA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25B2116B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N_RECBD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B52F2CA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4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838FCB5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REC BD 數量，範圍 1–16</w:t>
            </w:r>
          </w:p>
        </w:tc>
      </w:tr>
      <w:tr w:rsidR="00E40FF9" w:rsidRPr="00E40FF9" w14:paraId="1344059B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03CBF6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lastRenderedPageBreak/>
              <w:t>N_OUTPUT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DB47FB8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2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094B080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每 REC BD 之充電槍數，1 或 2</w:t>
            </w:r>
          </w:p>
        </w:tc>
      </w:tr>
      <w:tr w:rsidR="00E40FF9" w:rsidRPr="00E40FF9" w14:paraId="2751F70A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397BC63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N_GROUP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F22FAD4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4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BFD8130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每 REC BD 之 SMR Group 數，須為 2 的倍數且為 N_OUTPUT 之整數倍</w:t>
            </w:r>
          </w:p>
        </w:tc>
      </w:tr>
      <w:tr w:rsidR="00E40FF9" w:rsidRPr="00E40FF9" w14:paraId="1CCD3D5B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E7F03FE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P_MODULE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9C8D415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25kW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87CF4EE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SMR 模組容量，須為 25kW 之整數倍</w:t>
            </w:r>
          </w:p>
        </w:tc>
      </w:tr>
      <w:tr w:rsidR="00E40FF9" w:rsidRPr="00E40FF9" w14:paraId="5DB5973F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8B79F4F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P_GROUP(g)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767459C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50 / 75kW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FE63615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由組態推導，非獨立參數</w:t>
            </w:r>
          </w:p>
        </w:tc>
      </w:tr>
      <w:tr w:rsidR="00E40FF9" w:rsidRPr="00E40FF9" w14:paraId="38CF520A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A784101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P_RECBD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262732C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250kW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5E90E1D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由組態推導，非獨立參數</w:t>
            </w:r>
          </w:p>
        </w:tc>
      </w:tr>
      <w:tr w:rsidR="00E40FF9" w:rsidRPr="00E40FF9" w14:paraId="7AB98BAC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048B2BDE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K_SHARE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6A1E9C24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2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3590FA2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N_GROUP ÷ N_OUTPUT，起充保底數量與跨 REC BD 首次借電之借出單位</w:t>
            </w:r>
          </w:p>
        </w:tc>
      </w:tr>
      <w:tr w:rsidR="00E40FF9" w:rsidRPr="00E40FF9" w14:paraId="0BEE7E9D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3B302CD0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RATIO_TRIGGER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233ED9F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0.95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D2FC03B" w14:textId="0FC1A3B5" w:rsidR="00E40FF9" w:rsidRPr="00E40FF9" w:rsidRDefault="00E40FF9" w:rsidP="00E40FF9">
            <w:pPr>
              <w:spacing w:before="60" w:after="80" w:line="300" w:lineRule="auto"/>
            </w:pPr>
            <w:r w:rsidRPr="00E40FF9">
              <w:t>借電觸發係數（</w:t>
            </w:r>
            <w:r>
              <w:rPr>
                <w:rFonts w:hint="eastAsia"/>
              </w:rPr>
              <w:t>詳見</w:t>
            </w:r>
            <w:r w:rsidRPr="00E40FF9">
              <w:t>3.3）</w:t>
            </w:r>
          </w:p>
        </w:tc>
      </w:tr>
      <w:tr w:rsidR="00E40FF9" w:rsidRPr="00E40FF9" w14:paraId="4527B287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577C0515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RATIO_HEADROOM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BDBCB5F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0.9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A15E60F" w14:textId="711250A1" w:rsidR="00E40FF9" w:rsidRPr="00E40FF9" w:rsidRDefault="00E40FF9" w:rsidP="00E40FF9">
            <w:pPr>
              <w:spacing w:before="60" w:after="80" w:line="300" w:lineRule="auto"/>
            </w:pPr>
            <w:r w:rsidRPr="00E40FF9">
              <w:t>借出餘裕係數（</w:t>
            </w:r>
            <w:r>
              <w:rPr>
                <w:rFonts w:hint="eastAsia"/>
              </w:rPr>
              <w:t>詳見</w:t>
            </w:r>
            <w:r w:rsidRPr="00E40FF9">
              <w:t>3.4）</w:t>
            </w:r>
          </w:p>
        </w:tc>
      </w:tr>
      <w:tr w:rsidR="00E40FF9" w:rsidRPr="00E40FF9" w14:paraId="6A80D975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1EF8C028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N_DEBOUNCE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47F09393" w14:textId="77777777" w:rsidR="00E40FF9" w:rsidRPr="00E40FF9" w:rsidRDefault="00E40FF9" w:rsidP="00E40FF9">
            <w:pPr>
              <w:spacing w:before="60" w:after="80" w:line="300" w:lineRule="auto"/>
            </w:pPr>
            <w:r w:rsidRPr="00E40FF9">
              <w:t>3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left w:w="90" w:type="dxa"/>
              <w:bottom w:w="50" w:type="dxa"/>
              <w:right w:w="90" w:type="dxa"/>
            </w:tcMar>
            <w:hideMark/>
          </w:tcPr>
          <w:p w14:paraId="735A4E75" w14:textId="72618803" w:rsidR="00E40FF9" w:rsidRPr="00E40FF9" w:rsidRDefault="00E40FF9" w:rsidP="00E40FF9">
            <w:pPr>
              <w:spacing w:before="60" w:after="80" w:line="300" w:lineRule="auto"/>
            </w:pPr>
            <w:r w:rsidRPr="00E40FF9">
              <w:t>觸發條件須持續成立之 step 數（</w:t>
            </w:r>
            <w:r w:rsidR="001C447A">
              <w:rPr>
                <w:rFonts w:hint="eastAsia"/>
              </w:rPr>
              <w:t>詳見</w:t>
            </w:r>
            <w:r w:rsidRPr="00E40FF9">
              <w:t>3.3）</w:t>
            </w:r>
          </w:p>
        </w:tc>
      </w:tr>
    </w:tbl>
    <w:p w14:paraId="35998613" w14:textId="77777777" w:rsidR="0030049D" w:rsidRPr="0030049D" w:rsidRDefault="0030049D" w:rsidP="0030049D">
      <w:pPr>
        <w:spacing w:before="60" w:after="80" w:line="300" w:lineRule="auto"/>
      </w:pPr>
      <w:r w:rsidRPr="0030049D">
        <w:rPr>
          <w:b/>
          <w:bCs/>
        </w:rPr>
        <w:t>拓撲硬約束：</w:t>
      </w:r>
    </w:p>
    <w:p w14:paraId="5DB96529" w14:textId="77777777" w:rsidR="0030049D" w:rsidRPr="0030049D" w:rsidRDefault="0030049D" w:rsidP="0030049D">
      <w:pPr>
        <w:numPr>
          <w:ilvl w:val="0"/>
          <w:numId w:val="12"/>
        </w:numPr>
        <w:spacing w:before="60" w:after="80" w:line="300" w:lineRule="auto"/>
      </w:pPr>
      <w:r w:rsidRPr="0030049D">
        <w:t>Output 僅能直連至最前與最後的 SMR Group。</w:t>
      </w:r>
    </w:p>
    <w:p w14:paraId="2C6AC311" w14:textId="77777777" w:rsidR="0030049D" w:rsidRPr="0030049D" w:rsidRDefault="0030049D" w:rsidP="0030049D">
      <w:pPr>
        <w:numPr>
          <w:ilvl w:val="0"/>
          <w:numId w:val="12"/>
        </w:numPr>
        <w:spacing w:before="60" w:after="80" w:line="300" w:lineRule="auto"/>
      </w:pPr>
      <w:r w:rsidRPr="0030049D">
        <w:t>N_GROUP 須為 N_OUTPUT 之整數倍，且須為 2 的倍數，不得為 1。</w:t>
      </w:r>
    </w:p>
    <w:p w14:paraId="16CA2F9B" w14:textId="77777777" w:rsidR="0030049D" w:rsidRPr="0030049D" w:rsidRDefault="0030049D" w:rsidP="0030049D">
      <w:pPr>
        <w:numPr>
          <w:ilvl w:val="0"/>
          <w:numId w:val="12"/>
        </w:numPr>
        <w:spacing w:before="60" w:after="80" w:line="300" w:lineRule="auto"/>
      </w:pPr>
      <w:r w:rsidRPr="0030049D">
        <w:t xml:space="preserve">每一 REC BD 最多支援 2 個 Output（N_OUTPUT </w:t>
      </w:r>
      <w:r w:rsidRPr="0030049D">
        <w:rPr>
          <w:rFonts w:ascii="Cambria Math" w:hAnsi="Cambria Math" w:cs="Cambria Math"/>
        </w:rPr>
        <w:t>≤</w:t>
      </w:r>
      <w:r w:rsidRPr="0030049D">
        <w:t xml:space="preserve"> 2）。</w:t>
      </w:r>
    </w:p>
    <w:p w14:paraId="097EF12D" w14:textId="71D8CAAE" w:rsidR="00E40FF9" w:rsidRPr="00E40FF9" w:rsidRDefault="0030049D" w:rsidP="00E40FF9">
      <w:pPr>
        <w:spacing w:before="60" w:after="80" w:line="300" w:lineRule="auto"/>
        <w:rPr>
          <w:rFonts w:hint="eastAsia"/>
        </w:rPr>
      </w:pPr>
      <w:r w:rsidRPr="0030049D">
        <w:rPr>
          <w:b/>
          <w:bCs/>
        </w:rPr>
        <w:t>判斷基準：</w:t>
      </w:r>
      <w:r w:rsidRPr="0030049D">
        <w:t>SMR 模組容量可能變動（P_MODULE 為 25kW 之整數倍，Group 容量因而有 50kW／75kW 等組合），故演算法一律以 SMR Group 數量為判斷單位；程式中不得硬編碼 125kW 等功率字面值，亦不得硬編碼 2 個 Group 等組態相依數量。</w:t>
      </w:r>
    </w:p>
    <w:p w14:paraId="1E1FC655" w14:textId="30DE5C82" w:rsidR="00D74E0B" w:rsidRDefault="00000000" w:rsidP="001E0F95">
      <w:pPr>
        <w:pStyle w:val="1"/>
      </w:pPr>
      <w:bookmarkStart w:id="23" w:name="_Toc237331934"/>
      <w:r>
        <w:t>4. 性能指標</w:t>
      </w:r>
      <w:bookmarkEnd w:id="23"/>
    </w:p>
    <w:p w14:paraId="5F59758B" w14:textId="77777777" w:rsidR="001A5CB8" w:rsidRDefault="001A5CB8" w:rsidP="00737438">
      <w:pPr>
        <w:pStyle w:val="2"/>
        <w:spacing w:before="240"/>
      </w:pPr>
      <w:bookmarkStart w:id="24" w:name="_Toc237331935"/>
      <w:r w:rsidRPr="001A5CB8">
        <w:t>4.1 演算法正確性</w:t>
      </w:r>
      <w:bookmarkEnd w:id="24"/>
    </w:p>
    <w:p w14:paraId="4A793CA0" w14:textId="6BB5F45F" w:rsidR="00737438" w:rsidRPr="00737438" w:rsidRDefault="00737438" w:rsidP="00737438">
      <w:pPr>
        <w:pStyle w:val="a4"/>
        <w:numPr>
          <w:ilvl w:val="0"/>
          <w:numId w:val="4"/>
        </w:numPr>
        <w:spacing w:after="60" w:line="290" w:lineRule="auto"/>
      </w:pPr>
      <w:r w:rsidRPr="00737438">
        <w:t>起充保底：來車事件觸發後，來車 Output 應於該次事件處理完成後，取得至少 K_SHARE 個 SMR Group，且該等 Group 須彼此相鄰並可達該 Output。回歸情境集合中違反次數應為 0。</w:t>
      </w:r>
    </w:p>
    <w:p w14:paraId="2817B180" w14:textId="77777777" w:rsidR="00737438" w:rsidRPr="00737438" w:rsidRDefault="00737438" w:rsidP="00737438">
      <w:pPr>
        <w:pStyle w:val="a4"/>
        <w:numPr>
          <w:ilvl w:val="0"/>
          <w:numId w:val="4"/>
        </w:numPr>
        <w:spacing w:line="290" w:lineRule="auto"/>
      </w:pPr>
      <w:r w:rsidRPr="00737438">
        <w:lastRenderedPageBreak/>
        <w:t>取用順序：每一次借電事件應依同 REC BD、上方相鄰 REC BD、下方相鄰 REC BD 之順序逐段嘗試，且三段須於同一事件內完成，其間不得重新等待 N_DEBOUNCE。回歸情境集合中順序違反次數應為 0。</w:t>
      </w:r>
    </w:p>
    <w:p w14:paraId="30013A24" w14:textId="77777777" w:rsidR="00737438" w:rsidRPr="00737438" w:rsidRDefault="00737438" w:rsidP="00737438">
      <w:pPr>
        <w:pStyle w:val="a4"/>
        <w:numPr>
          <w:ilvl w:val="0"/>
          <w:numId w:val="4"/>
        </w:numPr>
        <w:spacing w:line="290" w:lineRule="auto"/>
      </w:pPr>
      <w:r w:rsidRPr="00737438">
        <w:t>取用數量：情境一應取用全部相鄰且可達之 SMR Group；情境三應恰為 K_SHARE 個；情境二與情境四應等於「盡可能釋出」所推導之最大數量。回歸情境集合中數量不符次數應為 0。</w:t>
      </w:r>
    </w:p>
    <w:p w14:paraId="3A204B39" w14:textId="77777777" w:rsidR="00737438" w:rsidRPr="00737438" w:rsidRDefault="00737438" w:rsidP="00737438">
      <w:pPr>
        <w:pStyle w:val="a4"/>
        <w:numPr>
          <w:ilvl w:val="0"/>
          <w:numId w:val="4"/>
        </w:numPr>
        <w:spacing w:line="290" w:lineRule="auto"/>
      </w:pPr>
      <w:r w:rsidRPr="00737438">
        <w:t xml:space="preserve">借出條件：情境二、三、四之出借方於決策當下均應同時滿足餘裕條件 Present Power &lt; (Available Power </w:t>
      </w:r>
      <w:r w:rsidRPr="00737438">
        <w:rPr>
          <w:rFonts w:ascii="Cambria Math" w:hAnsi="Cambria Math" w:cs="Cambria Math"/>
        </w:rPr>
        <w:t>−</w:t>
      </w:r>
      <w:r w:rsidRPr="00737438">
        <w:t xml:space="preserve"> 欲釋出 Group 容量加總) × RATIO_HEADROOM 與保留下限（釋出後剩餘容量 </w:t>
      </w:r>
      <w:r w:rsidRPr="00737438">
        <w:rPr>
          <w:rFonts w:ascii="Cambria Math" w:hAnsi="Cambria Math" w:cs="Cambria Math"/>
        </w:rPr>
        <w:t>≥</w:t>
      </w:r>
      <w:r w:rsidRPr="00737438">
        <w:t xml:space="preserve"> 釋出前 Present Power）。情境一及因來車事件中斷所致之釋出不適用本條，後者改依起充保底項驗證。回歸情境集合中違反次數應為 0。</w:t>
      </w:r>
    </w:p>
    <w:p w14:paraId="03F2A2E0" w14:textId="088304DD" w:rsidR="00737438" w:rsidRPr="00737438" w:rsidRDefault="00737438" w:rsidP="00737438">
      <w:pPr>
        <w:pStyle w:val="a4"/>
        <w:numPr>
          <w:ilvl w:val="0"/>
          <w:numId w:val="4"/>
        </w:numPr>
        <w:spacing w:line="290" w:lineRule="auto"/>
      </w:pPr>
      <w:r w:rsidRPr="00737438">
        <w:t>借電次數計數：同一（借入方 Output、出借方 REC BD）組合之計數應於全數歸還或拔槍時歸零，部分歸還時維持；次序應與所套用之情境三／情境四一致。回歸情境集合中不一致次數應為 0。</w:t>
      </w:r>
    </w:p>
    <w:p w14:paraId="0E5F24B3" w14:textId="77777777" w:rsidR="00737438" w:rsidRPr="00737438" w:rsidRDefault="00737438" w:rsidP="00737438">
      <w:pPr>
        <w:pStyle w:val="a4"/>
        <w:numPr>
          <w:ilvl w:val="0"/>
          <w:numId w:val="4"/>
        </w:numPr>
        <w:spacing w:line="290" w:lineRule="auto"/>
      </w:pPr>
      <w:r w:rsidRPr="00737438">
        <w:t xml:space="preserve">借電觸發判斷：以 Present Power </w:t>
      </w:r>
      <w:r w:rsidRPr="00737438">
        <w:rPr>
          <w:rFonts w:ascii="Cambria Math" w:hAnsi="Cambria Math" w:cs="Cambria Math"/>
        </w:rPr>
        <w:t>≥</w:t>
      </w:r>
      <w:r w:rsidRPr="00737438">
        <w:t xml:space="preserve"> Available Power </w:t>
      </w:r>
      <w:r w:rsidRPr="00737438">
        <w:rPr>
          <w:rFonts w:hint="eastAsia"/>
        </w:rPr>
        <w:t>×</w:t>
      </w:r>
      <w:r w:rsidRPr="00737438">
        <w:t xml:space="preserve"> RATIO_TRIGGER（含等於）且連續成立達 N_DEBOUNCE 個 step，為發起借電之充分必要條件。未滿足上述條件而發起借電者為誤觸發；已滿足上述條件且存在可借資源而未發起借電者為漏觸發。回歸情境集合中兩者次數均應為 0。</w:t>
      </w:r>
    </w:p>
    <w:p w14:paraId="152D2439" w14:textId="730F98C7" w:rsidR="001A5CB8" w:rsidRDefault="001A5CB8" w:rsidP="00737438">
      <w:pPr>
        <w:pStyle w:val="2"/>
        <w:spacing w:before="240"/>
      </w:pPr>
      <w:bookmarkStart w:id="25" w:name="_Toc237331936"/>
      <w:r w:rsidRPr="001A5CB8">
        <w:t>4.2 穩定性</w:t>
      </w:r>
      <w:bookmarkEnd w:id="25"/>
    </w:p>
    <w:p w14:paraId="7FD3528E" w14:textId="77777777" w:rsidR="001A5CB8" w:rsidRPr="00371076" w:rsidRDefault="001A5CB8" w:rsidP="001A5CB8">
      <w:pPr>
        <w:pStyle w:val="a4"/>
        <w:numPr>
          <w:ilvl w:val="0"/>
          <w:numId w:val="4"/>
        </w:numPr>
        <w:spacing w:after="60" w:line="290" w:lineRule="auto"/>
      </w:pPr>
      <w:r w:rsidRPr="00371076">
        <w:t>防震盪：同一對 Output 間不得於短期內反覆借出／收回（N-step 遲滯生效），觀察期內震盪事件為 0。</w:t>
      </w:r>
    </w:p>
    <w:p w14:paraId="69130619" w14:textId="77777777" w:rsidR="001A5CB8" w:rsidRPr="00371076" w:rsidRDefault="001A5CB8" w:rsidP="001A5CB8">
      <w:pPr>
        <w:pStyle w:val="a4"/>
        <w:numPr>
          <w:ilvl w:val="0"/>
          <w:numId w:val="4"/>
        </w:numPr>
        <w:spacing w:after="60" w:line="290" w:lineRule="auto"/>
      </w:pPr>
      <w:r w:rsidRPr="00371076">
        <w:t>被動性：Group 配置變更僅得由借電請求或來車事件引發，非事件觸發之配置變更為 0。</w:t>
      </w:r>
    </w:p>
    <w:p w14:paraId="19DDD84F" w14:textId="77777777" w:rsidR="001A5CB8" w:rsidRDefault="001A5CB8" w:rsidP="00737438">
      <w:pPr>
        <w:pStyle w:val="2"/>
        <w:spacing w:before="240"/>
      </w:pPr>
      <w:bookmarkStart w:id="26" w:name="_Toc237331937"/>
      <w:r w:rsidRPr="001A5CB8">
        <w:t>4.3 可維護性與可移植性</w:t>
      </w:r>
      <w:bookmarkEnd w:id="26"/>
    </w:p>
    <w:p w14:paraId="1D20617D" w14:textId="7EBC51CE" w:rsidR="00864F19" w:rsidRPr="00864F19" w:rsidRDefault="00864F19" w:rsidP="00864F19">
      <w:pPr>
        <w:pStyle w:val="a4"/>
        <w:numPr>
          <w:ilvl w:val="0"/>
          <w:numId w:val="4"/>
        </w:numPr>
        <w:spacing w:after="60" w:line="290" w:lineRule="auto"/>
      </w:pPr>
      <w:r w:rsidRPr="00864F19">
        <w:t>參數化：3.8 所列各項參數均為外部可調參數，調整後無需修改程式即生效。</w:t>
      </w:r>
    </w:p>
    <w:p w14:paraId="7E48BA7E" w14:textId="77777777" w:rsidR="00864F19" w:rsidRPr="00864F19" w:rsidRDefault="00864F19" w:rsidP="00864F19">
      <w:pPr>
        <w:pStyle w:val="a4"/>
        <w:numPr>
          <w:ilvl w:val="0"/>
          <w:numId w:val="4"/>
        </w:numPr>
        <w:spacing w:line="290" w:lineRule="auto"/>
      </w:pPr>
      <w:r w:rsidRPr="00864F19">
        <w:t>組態涵蓋性：回歸情境集合須涵蓋 N_GROUP、N_OUTPUT、N_RECBD 與 P_MODULE 之多種組合，不得僅驗證參考組態。</w:t>
      </w:r>
    </w:p>
    <w:p w14:paraId="1B1BF620" w14:textId="5A8D6DDB" w:rsidR="001A5CB8" w:rsidRPr="00371076" w:rsidRDefault="00864F19" w:rsidP="00864F19">
      <w:pPr>
        <w:pStyle w:val="a4"/>
        <w:numPr>
          <w:ilvl w:val="0"/>
          <w:numId w:val="4"/>
        </w:numPr>
        <w:spacing w:line="290" w:lineRule="auto"/>
        <w:rPr>
          <w:rFonts w:hint="eastAsia"/>
        </w:rPr>
      </w:pPr>
      <w:r w:rsidRPr="00864F19">
        <w:t>回歸驗證：多維度回歸測試通過率 100%。</w:t>
      </w:r>
    </w:p>
    <w:sectPr w:rsidR="001A5CB8" w:rsidRPr="00371076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55D59" w14:textId="77777777" w:rsidR="005E5B57" w:rsidRDefault="005E5B57" w:rsidP="00AD6435">
      <w:r>
        <w:separator/>
      </w:r>
    </w:p>
  </w:endnote>
  <w:endnote w:type="continuationSeparator" w:id="0">
    <w:p w14:paraId="03DDCBFB" w14:textId="77777777" w:rsidR="005E5B57" w:rsidRDefault="005E5B57" w:rsidP="00AD6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FDEF7" w14:textId="735030D6" w:rsidR="001B70FC" w:rsidRPr="001B70FC" w:rsidRDefault="001B70FC" w:rsidP="001B70FC">
    <w:pPr>
      <w:pStyle w:val="ab"/>
    </w:pPr>
    <w:r w:rsidRPr="001B70FC">
      <w:t xml:space="preserve">                                       </w:t>
    </w:r>
    <w:r w:rsidRPr="001B70FC">
      <w:tab/>
    </w:r>
    <w:r w:rsidRPr="001B70FC">
      <w:fldChar w:fldCharType="begin"/>
    </w:r>
    <w:r w:rsidRPr="001B70FC">
      <w:instrText>PAGE   \* MERGEFORMAT</w:instrText>
    </w:r>
    <w:r w:rsidRPr="001B70FC">
      <w:fldChar w:fldCharType="separate"/>
    </w:r>
    <w:r w:rsidRPr="001B70FC">
      <w:t>1</w:t>
    </w:r>
    <w:r w:rsidRPr="001B70FC">
      <w:fldChar w:fldCharType="end"/>
    </w:r>
  </w:p>
  <w:p w14:paraId="5ED1F7C0" w14:textId="41EA105B" w:rsidR="001B70FC" w:rsidRDefault="001B70FC">
    <w:pPr>
      <w:pStyle w:val="ab"/>
      <w:rPr>
        <w:ins w:id="27" w:author="SONNY.LEE 李松年" w:date="2025-11-13T15:00:00Z" w16du:dateUtc="2025-11-13T07:00:00Z"/>
      </w:rPr>
    </w:pPr>
  </w:p>
  <w:p w14:paraId="39DF01C8" w14:textId="11C86DAD" w:rsidR="0059104B" w:rsidRPr="0059104B" w:rsidRDefault="0059104B" w:rsidP="0059104B">
    <w:pPr>
      <w:pStyle w:val="ab"/>
    </w:pPr>
    <w:r w:rsidRPr="0059104B">
      <w:rPr>
        <w:rFonts w:hint="eastAsia"/>
      </w:rPr>
      <w:t>(EVCS_充電槍與模塊最佳化配置案_202</w:t>
    </w:r>
    <w:r w:rsidR="00344C29">
      <w:rPr>
        <w:rFonts w:hint="eastAsia"/>
      </w:rPr>
      <w:t>6</w:t>
    </w:r>
    <w:r w:rsidRPr="0059104B">
      <w:rPr>
        <w:rFonts w:hint="eastAsia"/>
      </w:rPr>
      <w:t>) 4-1-1. New Technology Performance Spec</w:t>
    </w:r>
  </w:p>
  <w:p w14:paraId="5AAF695E" w14:textId="77777777" w:rsidR="0059104B" w:rsidRDefault="0059104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F9E8" w14:textId="77777777" w:rsidR="005E5B57" w:rsidRDefault="005E5B57" w:rsidP="00AD6435">
      <w:r>
        <w:separator/>
      </w:r>
    </w:p>
  </w:footnote>
  <w:footnote w:type="continuationSeparator" w:id="0">
    <w:p w14:paraId="2734D136" w14:textId="77777777" w:rsidR="005E5B57" w:rsidRDefault="005E5B57" w:rsidP="00AD6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80D"/>
    <w:multiLevelType w:val="hybridMultilevel"/>
    <w:tmpl w:val="AE42AF22"/>
    <w:lvl w:ilvl="0" w:tplc="565CA118">
      <w:start w:val="1"/>
      <w:numFmt w:val="decimal"/>
      <w:lvlText w:val="%1."/>
      <w:lvlJc w:val="left"/>
      <w:pPr>
        <w:ind w:left="480" w:hanging="300"/>
      </w:pPr>
    </w:lvl>
    <w:lvl w:ilvl="1" w:tplc="81D41860">
      <w:numFmt w:val="decimal"/>
      <w:lvlText w:val=""/>
      <w:lvlJc w:val="left"/>
      <w:pPr>
        <w:ind w:left="0" w:firstLine="0"/>
      </w:pPr>
    </w:lvl>
    <w:lvl w:ilvl="2" w:tplc="632289F2">
      <w:numFmt w:val="decimal"/>
      <w:lvlText w:val=""/>
      <w:lvlJc w:val="left"/>
      <w:pPr>
        <w:ind w:left="0" w:firstLine="0"/>
      </w:pPr>
    </w:lvl>
    <w:lvl w:ilvl="3" w:tplc="B0DA1E18">
      <w:numFmt w:val="decimal"/>
      <w:lvlText w:val=""/>
      <w:lvlJc w:val="left"/>
      <w:pPr>
        <w:ind w:left="0" w:firstLine="0"/>
      </w:pPr>
    </w:lvl>
    <w:lvl w:ilvl="4" w:tplc="F0D822D2">
      <w:numFmt w:val="decimal"/>
      <w:lvlText w:val=""/>
      <w:lvlJc w:val="left"/>
      <w:pPr>
        <w:ind w:left="0" w:firstLine="0"/>
      </w:pPr>
    </w:lvl>
    <w:lvl w:ilvl="5" w:tplc="456CC964">
      <w:numFmt w:val="decimal"/>
      <w:lvlText w:val=""/>
      <w:lvlJc w:val="left"/>
      <w:pPr>
        <w:ind w:left="0" w:firstLine="0"/>
      </w:pPr>
    </w:lvl>
    <w:lvl w:ilvl="6" w:tplc="859AF508">
      <w:numFmt w:val="decimal"/>
      <w:lvlText w:val=""/>
      <w:lvlJc w:val="left"/>
      <w:pPr>
        <w:ind w:left="0" w:firstLine="0"/>
      </w:pPr>
    </w:lvl>
    <w:lvl w:ilvl="7" w:tplc="F2821A26">
      <w:numFmt w:val="decimal"/>
      <w:lvlText w:val=""/>
      <w:lvlJc w:val="left"/>
      <w:pPr>
        <w:ind w:left="0" w:firstLine="0"/>
      </w:pPr>
    </w:lvl>
    <w:lvl w:ilvl="8" w:tplc="7A22CB1E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0B76E37"/>
    <w:multiLevelType w:val="hybridMultilevel"/>
    <w:tmpl w:val="F354972C"/>
    <w:lvl w:ilvl="0" w:tplc="009C9F24">
      <w:start w:val="1"/>
      <w:numFmt w:val="bullet"/>
      <w:lvlText w:val="•"/>
      <w:lvlJc w:val="left"/>
      <w:pPr>
        <w:ind w:left="480" w:hanging="240"/>
      </w:pPr>
    </w:lvl>
    <w:lvl w:ilvl="1" w:tplc="B27EFF42">
      <w:numFmt w:val="decimal"/>
      <w:lvlText w:val=""/>
      <w:lvlJc w:val="left"/>
      <w:pPr>
        <w:ind w:left="0" w:firstLine="0"/>
      </w:pPr>
    </w:lvl>
    <w:lvl w:ilvl="2" w:tplc="1136C398">
      <w:numFmt w:val="decimal"/>
      <w:lvlText w:val=""/>
      <w:lvlJc w:val="left"/>
      <w:pPr>
        <w:ind w:left="0" w:firstLine="0"/>
      </w:pPr>
    </w:lvl>
    <w:lvl w:ilvl="3" w:tplc="32B22BE0">
      <w:numFmt w:val="decimal"/>
      <w:lvlText w:val=""/>
      <w:lvlJc w:val="left"/>
      <w:pPr>
        <w:ind w:left="0" w:firstLine="0"/>
      </w:pPr>
    </w:lvl>
    <w:lvl w:ilvl="4" w:tplc="8DF42AD0">
      <w:numFmt w:val="decimal"/>
      <w:lvlText w:val=""/>
      <w:lvlJc w:val="left"/>
      <w:pPr>
        <w:ind w:left="0" w:firstLine="0"/>
      </w:pPr>
    </w:lvl>
    <w:lvl w:ilvl="5" w:tplc="CEF8BAA2">
      <w:numFmt w:val="decimal"/>
      <w:lvlText w:val=""/>
      <w:lvlJc w:val="left"/>
      <w:pPr>
        <w:ind w:left="0" w:firstLine="0"/>
      </w:pPr>
    </w:lvl>
    <w:lvl w:ilvl="6" w:tplc="8720601A">
      <w:numFmt w:val="decimal"/>
      <w:lvlText w:val=""/>
      <w:lvlJc w:val="left"/>
      <w:pPr>
        <w:ind w:left="0" w:firstLine="0"/>
      </w:pPr>
    </w:lvl>
    <w:lvl w:ilvl="7" w:tplc="634A670C">
      <w:numFmt w:val="decimal"/>
      <w:lvlText w:val=""/>
      <w:lvlJc w:val="left"/>
      <w:pPr>
        <w:ind w:left="0" w:firstLine="0"/>
      </w:pPr>
    </w:lvl>
    <w:lvl w:ilvl="8" w:tplc="B6E4EDB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6B134D0"/>
    <w:multiLevelType w:val="hybridMultilevel"/>
    <w:tmpl w:val="AE3E2918"/>
    <w:lvl w:ilvl="0" w:tplc="C1069BA8">
      <w:start w:val="1"/>
      <w:numFmt w:val="decimal"/>
      <w:lvlText w:val="%1."/>
      <w:lvlJc w:val="left"/>
      <w:pPr>
        <w:ind w:left="480" w:hanging="300"/>
      </w:pPr>
    </w:lvl>
    <w:lvl w:ilvl="1" w:tplc="1924DB56">
      <w:numFmt w:val="decimal"/>
      <w:lvlText w:val=""/>
      <w:lvlJc w:val="left"/>
      <w:pPr>
        <w:ind w:left="0" w:firstLine="0"/>
      </w:pPr>
    </w:lvl>
    <w:lvl w:ilvl="2" w:tplc="F67ED270">
      <w:numFmt w:val="decimal"/>
      <w:lvlText w:val=""/>
      <w:lvlJc w:val="left"/>
      <w:pPr>
        <w:ind w:left="0" w:firstLine="0"/>
      </w:pPr>
    </w:lvl>
    <w:lvl w:ilvl="3" w:tplc="D0E8FA46">
      <w:numFmt w:val="decimal"/>
      <w:lvlText w:val=""/>
      <w:lvlJc w:val="left"/>
      <w:pPr>
        <w:ind w:left="0" w:firstLine="0"/>
      </w:pPr>
    </w:lvl>
    <w:lvl w:ilvl="4" w:tplc="D854C4C0">
      <w:numFmt w:val="decimal"/>
      <w:lvlText w:val=""/>
      <w:lvlJc w:val="left"/>
      <w:pPr>
        <w:ind w:left="0" w:firstLine="0"/>
      </w:pPr>
    </w:lvl>
    <w:lvl w:ilvl="5" w:tplc="99E46384">
      <w:numFmt w:val="decimal"/>
      <w:lvlText w:val=""/>
      <w:lvlJc w:val="left"/>
      <w:pPr>
        <w:ind w:left="0" w:firstLine="0"/>
      </w:pPr>
    </w:lvl>
    <w:lvl w:ilvl="6" w:tplc="3EF23C92">
      <w:numFmt w:val="decimal"/>
      <w:lvlText w:val=""/>
      <w:lvlJc w:val="left"/>
      <w:pPr>
        <w:ind w:left="0" w:firstLine="0"/>
      </w:pPr>
    </w:lvl>
    <w:lvl w:ilvl="7" w:tplc="F926ADB0">
      <w:numFmt w:val="decimal"/>
      <w:lvlText w:val=""/>
      <w:lvlJc w:val="left"/>
      <w:pPr>
        <w:ind w:left="0" w:firstLine="0"/>
      </w:pPr>
    </w:lvl>
    <w:lvl w:ilvl="8" w:tplc="B55E62B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0080167"/>
    <w:multiLevelType w:val="hybridMultilevel"/>
    <w:tmpl w:val="18B05D50"/>
    <w:lvl w:ilvl="0" w:tplc="3594F50E">
      <w:start w:val="1"/>
      <w:numFmt w:val="bullet"/>
      <w:lvlText w:val="•"/>
      <w:lvlJc w:val="left"/>
      <w:pPr>
        <w:ind w:left="480" w:hanging="240"/>
      </w:pPr>
    </w:lvl>
    <w:lvl w:ilvl="1" w:tplc="BC1C1E44">
      <w:numFmt w:val="decimal"/>
      <w:lvlText w:val=""/>
      <w:lvlJc w:val="left"/>
      <w:pPr>
        <w:ind w:left="0" w:firstLine="0"/>
      </w:pPr>
    </w:lvl>
    <w:lvl w:ilvl="2" w:tplc="7474ED86">
      <w:numFmt w:val="decimal"/>
      <w:lvlText w:val=""/>
      <w:lvlJc w:val="left"/>
      <w:pPr>
        <w:ind w:left="0" w:firstLine="0"/>
      </w:pPr>
    </w:lvl>
    <w:lvl w:ilvl="3" w:tplc="C010B89E">
      <w:numFmt w:val="decimal"/>
      <w:lvlText w:val=""/>
      <w:lvlJc w:val="left"/>
      <w:pPr>
        <w:ind w:left="0" w:firstLine="0"/>
      </w:pPr>
    </w:lvl>
    <w:lvl w:ilvl="4" w:tplc="040EDBC0">
      <w:numFmt w:val="decimal"/>
      <w:lvlText w:val=""/>
      <w:lvlJc w:val="left"/>
      <w:pPr>
        <w:ind w:left="0" w:firstLine="0"/>
      </w:pPr>
    </w:lvl>
    <w:lvl w:ilvl="5" w:tplc="F3B29AEC">
      <w:numFmt w:val="decimal"/>
      <w:lvlText w:val=""/>
      <w:lvlJc w:val="left"/>
      <w:pPr>
        <w:ind w:left="0" w:firstLine="0"/>
      </w:pPr>
    </w:lvl>
    <w:lvl w:ilvl="6" w:tplc="B9A4557C">
      <w:numFmt w:val="decimal"/>
      <w:lvlText w:val=""/>
      <w:lvlJc w:val="left"/>
      <w:pPr>
        <w:ind w:left="0" w:firstLine="0"/>
      </w:pPr>
    </w:lvl>
    <w:lvl w:ilvl="7" w:tplc="FF643B8E">
      <w:numFmt w:val="decimal"/>
      <w:lvlText w:val=""/>
      <w:lvlJc w:val="left"/>
      <w:pPr>
        <w:ind w:left="0" w:firstLine="0"/>
      </w:pPr>
    </w:lvl>
    <w:lvl w:ilvl="8" w:tplc="3FF4C8B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0BE29C8"/>
    <w:multiLevelType w:val="hybridMultilevel"/>
    <w:tmpl w:val="303CC3E0"/>
    <w:lvl w:ilvl="0" w:tplc="EE444200">
      <w:start w:val="1"/>
      <w:numFmt w:val="bullet"/>
      <w:lvlText w:val="•"/>
      <w:lvlJc w:val="left"/>
      <w:pPr>
        <w:ind w:left="480" w:hanging="240"/>
      </w:pPr>
    </w:lvl>
    <w:lvl w:ilvl="1" w:tplc="4C94454E">
      <w:numFmt w:val="decimal"/>
      <w:lvlText w:val=""/>
      <w:lvlJc w:val="left"/>
    </w:lvl>
    <w:lvl w:ilvl="2" w:tplc="47D2C8A6">
      <w:numFmt w:val="decimal"/>
      <w:lvlText w:val=""/>
      <w:lvlJc w:val="left"/>
    </w:lvl>
    <w:lvl w:ilvl="3" w:tplc="100A9376">
      <w:numFmt w:val="decimal"/>
      <w:lvlText w:val=""/>
      <w:lvlJc w:val="left"/>
    </w:lvl>
    <w:lvl w:ilvl="4" w:tplc="A2926198">
      <w:numFmt w:val="decimal"/>
      <w:lvlText w:val=""/>
      <w:lvlJc w:val="left"/>
    </w:lvl>
    <w:lvl w:ilvl="5" w:tplc="814836A0">
      <w:numFmt w:val="decimal"/>
      <w:lvlText w:val=""/>
      <w:lvlJc w:val="left"/>
    </w:lvl>
    <w:lvl w:ilvl="6" w:tplc="FF16A9AC">
      <w:numFmt w:val="decimal"/>
      <w:lvlText w:val=""/>
      <w:lvlJc w:val="left"/>
    </w:lvl>
    <w:lvl w:ilvl="7" w:tplc="C1EAAB86">
      <w:numFmt w:val="decimal"/>
      <w:lvlText w:val=""/>
      <w:lvlJc w:val="left"/>
    </w:lvl>
    <w:lvl w:ilvl="8" w:tplc="B546AB7C">
      <w:numFmt w:val="decimal"/>
      <w:lvlText w:val=""/>
      <w:lvlJc w:val="left"/>
    </w:lvl>
  </w:abstractNum>
  <w:abstractNum w:abstractNumId="5" w15:restartNumberingAfterBreak="0">
    <w:nsid w:val="3B846A62"/>
    <w:multiLevelType w:val="hybridMultilevel"/>
    <w:tmpl w:val="FB34A1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9E56489"/>
    <w:multiLevelType w:val="hybridMultilevel"/>
    <w:tmpl w:val="503C6C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0E45378"/>
    <w:multiLevelType w:val="hybridMultilevel"/>
    <w:tmpl w:val="F0E2CA8A"/>
    <w:lvl w:ilvl="0" w:tplc="8BFE1FE0">
      <w:start w:val="1"/>
      <w:numFmt w:val="decimal"/>
      <w:lvlText w:val="%1."/>
      <w:lvlJc w:val="left"/>
      <w:pPr>
        <w:ind w:left="720" w:hanging="360"/>
      </w:pPr>
    </w:lvl>
    <w:lvl w:ilvl="1" w:tplc="3D7ADA1C">
      <w:numFmt w:val="decimal"/>
      <w:lvlText w:val=""/>
      <w:lvlJc w:val="left"/>
    </w:lvl>
    <w:lvl w:ilvl="2" w:tplc="079A102E">
      <w:numFmt w:val="decimal"/>
      <w:lvlText w:val=""/>
      <w:lvlJc w:val="left"/>
    </w:lvl>
    <w:lvl w:ilvl="3" w:tplc="20DAC1A0">
      <w:numFmt w:val="decimal"/>
      <w:lvlText w:val=""/>
      <w:lvlJc w:val="left"/>
    </w:lvl>
    <w:lvl w:ilvl="4" w:tplc="C6844EEE">
      <w:numFmt w:val="decimal"/>
      <w:lvlText w:val=""/>
      <w:lvlJc w:val="left"/>
    </w:lvl>
    <w:lvl w:ilvl="5" w:tplc="9190E06E">
      <w:numFmt w:val="decimal"/>
      <w:lvlText w:val=""/>
      <w:lvlJc w:val="left"/>
    </w:lvl>
    <w:lvl w:ilvl="6" w:tplc="83C0DDBE">
      <w:numFmt w:val="decimal"/>
      <w:lvlText w:val=""/>
      <w:lvlJc w:val="left"/>
    </w:lvl>
    <w:lvl w:ilvl="7" w:tplc="7458D134">
      <w:numFmt w:val="decimal"/>
      <w:lvlText w:val=""/>
      <w:lvlJc w:val="left"/>
    </w:lvl>
    <w:lvl w:ilvl="8" w:tplc="790C5AFC">
      <w:numFmt w:val="decimal"/>
      <w:lvlText w:val=""/>
      <w:lvlJc w:val="left"/>
    </w:lvl>
  </w:abstractNum>
  <w:abstractNum w:abstractNumId="8" w15:restartNumberingAfterBreak="0">
    <w:nsid w:val="65DD1F13"/>
    <w:multiLevelType w:val="hybridMultilevel"/>
    <w:tmpl w:val="A6440CE0"/>
    <w:lvl w:ilvl="0" w:tplc="3E548C1E">
      <w:start w:val="1"/>
      <w:numFmt w:val="bullet"/>
      <w:lvlText w:val="•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84B5506"/>
    <w:multiLevelType w:val="hybridMultilevel"/>
    <w:tmpl w:val="25B88212"/>
    <w:lvl w:ilvl="0" w:tplc="585065FA">
      <w:start w:val="1"/>
      <w:numFmt w:val="bullet"/>
      <w:lvlText w:val="●"/>
      <w:lvlJc w:val="left"/>
      <w:pPr>
        <w:ind w:left="720" w:hanging="360"/>
      </w:pPr>
    </w:lvl>
    <w:lvl w:ilvl="1" w:tplc="B08A1E00">
      <w:start w:val="1"/>
      <w:numFmt w:val="bullet"/>
      <w:lvlText w:val="○"/>
      <w:lvlJc w:val="left"/>
      <w:pPr>
        <w:ind w:left="1440" w:hanging="360"/>
      </w:pPr>
    </w:lvl>
    <w:lvl w:ilvl="2" w:tplc="501CB91A">
      <w:start w:val="1"/>
      <w:numFmt w:val="bullet"/>
      <w:lvlText w:val="■"/>
      <w:lvlJc w:val="left"/>
      <w:pPr>
        <w:ind w:left="2160" w:hanging="360"/>
      </w:pPr>
    </w:lvl>
    <w:lvl w:ilvl="3" w:tplc="A34AF2A0">
      <w:start w:val="1"/>
      <w:numFmt w:val="bullet"/>
      <w:lvlText w:val="●"/>
      <w:lvlJc w:val="left"/>
      <w:pPr>
        <w:ind w:left="2880" w:hanging="360"/>
      </w:pPr>
    </w:lvl>
    <w:lvl w:ilvl="4" w:tplc="9F2250EC">
      <w:start w:val="1"/>
      <w:numFmt w:val="bullet"/>
      <w:lvlText w:val="○"/>
      <w:lvlJc w:val="left"/>
      <w:pPr>
        <w:ind w:left="3600" w:hanging="360"/>
      </w:pPr>
    </w:lvl>
    <w:lvl w:ilvl="5" w:tplc="EB000A2A">
      <w:start w:val="1"/>
      <w:numFmt w:val="bullet"/>
      <w:lvlText w:val="■"/>
      <w:lvlJc w:val="left"/>
      <w:pPr>
        <w:ind w:left="4320" w:hanging="360"/>
      </w:pPr>
    </w:lvl>
    <w:lvl w:ilvl="6" w:tplc="71147FD0">
      <w:start w:val="1"/>
      <w:numFmt w:val="bullet"/>
      <w:lvlText w:val="●"/>
      <w:lvlJc w:val="left"/>
      <w:pPr>
        <w:ind w:left="5040" w:hanging="360"/>
      </w:pPr>
    </w:lvl>
    <w:lvl w:ilvl="7" w:tplc="C06EF3B8">
      <w:start w:val="1"/>
      <w:numFmt w:val="bullet"/>
      <w:lvlText w:val="●"/>
      <w:lvlJc w:val="left"/>
      <w:pPr>
        <w:ind w:left="5760" w:hanging="360"/>
      </w:pPr>
    </w:lvl>
    <w:lvl w:ilvl="8" w:tplc="76201EB6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7C76D66"/>
    <w:multiLevelType w:val="hybridMultilevel"/>
    <w:tmpl w:val="4FCE04BA"/>
    <w:lvl w:ilvl="0" w:tplc="D5B051D0">
      <w:start w:val="1"/>
      <w:numFmt w:val="bullet"/>
      <w:lvlText w:val="•"/>
      <w:lvlJc w:val="left"/>
      <w:pPr>
        <w:ind w:left="720" w:hanging="360"/>
      </w:pPr>
    </w:lvl>
    <w:lvl w:ilvl="1" w:tplc="F5E4D384">
      <w:numFmt w:val="decimal"/>
      <w:lvlText w:val=""/>
      <w:lvlJc w:val="left"/>
    </w:lvl>
    <w:lvl w:ilvl="2" w:tplc="F84C1AC2">
      <w:numFmt w:val="decimal"/>
      <w:lvlText w:val=""/>
      <w:lvlJc w:val="left"/>
    </w:lvl>
    <w:lvl w:ilvl="3" w:tplc="F59E3ED0">
      <w:numFmt w:val="decimal"/>
      <w:lvlText w:val=""/>
      <w:lvlJc w:val="left"/>
    </w:lvl>
    <w:lvl w:ilvl="4" w:tplc="2004B992">
      <w:numFmt w:val="decimal"/>
      <w:lvlText w:val=""/>
      <w:lvlJc w:val="left"/>
    </w:lvl>
    <w:lvl w:ilvl="5" w:tplc="B3369520">
      <w:numFmt w:val="decimal"/>
      <w:lvlText w:val=""/>
      <w:lvlJc w:val="left"/>
    </w:lvl>
    <w:lvl w:ilvl="6" w:tplc="64880A5C">
      <w:numFmt w:val="decimal"/>
      <w:lvlText w:val=""/>
      <w:lvlJc w:val="left"/>
    </w:lvl>
    <w:lvl w:ilvl="7" w:tplc="BD2836AC">
      <w:numFmt w:val="decimal"/>
      <w:lvlText w:val=""/>
      <w:lvlJc w:val="left"/>
    </w:lvl>
    <w:lvl w:ilvl="8" w:tplc="E8663F80">
      <w:numFmt w:val="decimal"/>
      <w:lvlText w:val=""/>
      <w:lvlJc w:val="left"/>
    </w:lvl>
  </w:abstractNum>
  <w:num w:numId="1" w16cid:durableId="224991489">
    <w:abstractNumId w:val="9"/>
    <w:lvlOverride w:ilvl="0">
      <w:startOverride w:val="1"/>
    </w:lvlOverride>
  </w:num>
  <w:num w:numId="2" w16cid:durableId="306319522">
    <w:abstractNumId w:val="10"/>
    <w:lvlOverride w:ilvl="0">
      <w:startOverride w:val="1"/>
    </w:lvlOverride>
  </w:num>
  <w:num w:numId="3" w16cid:durableId="715467804">
    <w:abstractNumId w:val="7"/>
    <w:lvlOverride w:ilvl="0">
      <w:startOverride w:val="1"/>
    </w:lvlOverride>
  </w:num>
  <w:num w:numId="4" w16cid:durableId="1381444837">
    <w:abstractNumId w:val="4"/>
    <w:lvlOverride w:ilvl="0">
      <w:startOverride w:val="1"/>
    </w:lvlOverride>
  </w:num>
  <w:num w:numId="5" w16cid:durableId="1920552904">
    <w:abstractNumId w:val="1"/>
  </w:num>
  <w:num w:numId="6" w16cid:durableId="1659141674">
    <w:abstractNumId w:val="6"/>
  </w:num>
  <w:num w:numId="7" w16cid:durableId="1217623209">
    <w:abstractNumId w:val="5"/>
  </w:num>
  <w:num w:numId="8" w16cid:durableId="1413819159">
    <w:abstractNumId w:val="8"/>
  </w:num>
  <w:num w:numId="9" w16cid:durableId="1196696505">
    <w:abstractNumId w:val="4"/>
  </w:num>
  <w:num w:numId="10" w16cid:durableId="1863146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46821010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091653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NNY.LEE 李松年">
    <w15:presenceInfo w15:providerId="AD" w15:userId="S::SONNY.LEE@deltaww.com::43680fa1-4756-4a81-a840-a7ef3854c6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E0B"/>
    <w:rsid w:val="0000764E"/>
    <w:rsid w:val="00023CE6"/>
    <w:rsid w:val="0004136E"/>
    <w:rsid w:val="00065C2A"/>
    <w:rsid w:val="00073B8E"/>
    <w:rsid w:val="0009260D"/>
    <w:rsid w:val="00097D38"/>
    <w:rsid w:val="000A5935"/>
    <w:rsid w:val="000A7B56"/>
    <w:rsid w:val="000B28A2"/>
    <w:rsid w:val="000B5C0F"/>
    <w:rsid w:val="000C0F8A"/>
    <w:rsid w:val="000C366B"/>
    <w:rsid w:val="000D3C2F"/>
    <w:rsid w:val="000F42A8"/>
    <w:rsid w:val="000F4F1B"/>
    <w:rsid w:val="00101F83"/>
    <w:rsid w:val="00110744"/>
    <w:rsid w:val="00115F76"/>
    <w:rsid w:val="00117449"/>
    <w:rsid w:val="00120EC8"/>
    <w:rsid w:val="001234C6"/>
    <w:rsid w:val="0013746C"/>
    <w:rsid w:val="0013793F"/>
    <w:rsid w:val="001544E6"/>
    <w:rsid w:val="00176A34"/>
    <w:rsid w:val="001951D8"/>
    <w:rsid w:val="001A5CB8"/>
    <w:rsid w:val="001B70FC"/>
    <w:rsid w:val="001C40F4"/>
    <w:rsid w:val="001C447A"/>
    <w:rsid w:val="001E0F95"/>
    <w:rsid w:val="001E331C"/>
    <w:rsid w:val="0020688B"/>
    <w:rsid w:val="002115A6"/>
    <w:rsid w:val="00245AC9"/>
    <w:rsid w:val="002569BD"/>
    <w:rsid w:val="00265E27"/>
    <w:rsid w:val="00285286"/>
    <w:rsid w:val="0029024E"/>
    <w:rsid w:val="002A640E"/>
    <w:rsid w:val="002B3117"/>
    <w:rsid w:val="002B3CE1"/>
    <w:rsid w:val="002C253C"/>
    <w:rsid w:val="002E260B"/>
    <w:rsid w:val="002E7422"/>
    <w:rsid w:val="002F04A6"/>
    <w:rsid w:val="002F4D40"/>
    <w:rsid w:val="002F4FDD"/>
    <w:rsid w:val="0030049D"/>
    <w:rsid w:val="00307995"/>
    <w:rsid w:val="0031378C"/>
    <w:rsid w:val="0031790E"/>
    <w:rsid w:val="00340425"/>
    <w:rsid w:val="00344C29"/>
    <w:rsid w:val="00355348"/>
    <w:rsid w:val="00362DF0"/>
    <w:rsid w:val="00371076"/>
    <w:rsid w:val="00386B77"/>
    <w:rsid w:val="003A1D71"/>
    <w:rsid w:val="003C1DFB"/>
    <w:rsid w:val="003C21E6"/>
    <w:rsid w:val="003C258F"/>
    <w:rsid w:val="003C313D"/>
    <w:rsid w:val="003C4BB8"/>
    <w:rsid w:val="003C6260"/>
    <w:rsid w:val="003D06C4"/>
    <w:rsid w:val="003D0B95"/>
    <w:rsid w:val="003D5936"/>
    <w:rsid w:val="003D78B3"/>
    <w:rsid w:val="003E601E"/>
    <w:rsid w:val="00435A1C"/>
    <w:rsid w:val="00452E05"/>
    <w:rsid w:val="00456706"/>
    <w:rsid w:val="00456F36"/>
    <w:rsid w:val="004638D1"/>
    <w:rsid w:val="00475DAD"/>
    <w:rsid w:val="004838A1"/>
    <w:rsid w:val="004C0F91"/>
    <w:rsid w:val="004C7BF6"/>
    <w:rsid w:val="004D1556"/>
    <w:rsid w:val="00503809"/>
    <w:rsid w:val="00510AB2"/>
    <w:rsid w:val="00520785"/>
    <w:rsid w:val="00521739"/>
    <w:rsid w:val="00527563"/>
    <w:rsid w:val="0055723B"/>
    <w:rsid w:val="00565F8E"/>
    <w:rsid w:val="0059104B"/>
    <w:rsid w:val="005A4228"/>
    <w:rsid w:val="005C0CCE"/>
    <w:rsid w:val="005E0390"/>
    <w:rsid w:val="005E5B57"/>
    <w:rsid w:val="005F0831"/>
    <w:rsid w:val="005F1BA6"/>
    <w:rsid w:val="00605259"/>
    <w:rsid w:val="006365DD"/>
    <w:rsid w:val="00654DDB"/>
    <w:rsid w:val="006655C4"/>
    <w:rsid w:val="00667F9C"/>
    <w:rsid w:val="0067145E"/>
    <w:rsid w:val="006D2325"/>
    <w:rsid w:val="006D6C0E"/>
    <w:rsid w:val="006F0375"/>
    <w:rsid w:val="006F2B7A"/>
    <w:rsid w:val="006F6FA3"/>
    <w:rsid w:val="00711172"/>
    <w:rsid w:val="0071310A"/>
    <w:rsid w:val="00727E0C"/>
    <w:rsid w:val="0073148D"/>
    <w:rsid w:val="00737438"/>
    <w:rsid w:val="00741514"/>
    <w:rsid w:val="00757EE4"/>
    <w:rsid w:val="007634CF"/>
    <w:rsid w:val="007641BC"/>
    <w:rsid w:val="00766533"/>
    <w:rsid w:val="00785F50"/>
    <w:rsid w:val="00794A29"/>
    <w:rsid w:val="007A0B05"/>
    <w:rsid w:val="00864F19"/>
    <w:rsid w:val="008909EB"/>
    <w:rsid w:val="008D0E95"/>
    <w:rsid w:val="008D7D7A"/>
    <w:rsid w:val="008E6435"/>
    <w:rsid w:val="009041BD"/>
    <w:rsid w:val="00933265"/>
    <w:rsid w:val="00937E32"/>
    <w:rsid w:val="00954C5F"/>
    <w:rsid w:val="00972FED"/>
    <w:rsid w:val="009740FB"/>
    <w:rsid w:val="00977A88"/>
    <w:rsid w:val="009802A4"/>
    <w:rsid w:val="009A038F"/>
    <w:rsid w:val="009A1FB4"/>
    <w:rsid w:val="009C605B"/>
    <w:rsid w:val="009F15D5"/>
    <w:rsid w:val="009F6DBD"/>
    <w:rsid w:val="00A00332"/>
    <w:rsid w:val="00A07699"/>
    <w:rsid w:val="00A165B4"/>
    <w:rsid w:val="00A22A74"/>
    <w:rsid w:val="00A451AA"/>
    <w:rsid w:val="00A45FD8"/>
    <w:rsid w:val="00A46EC5"/>
    <w:rsid w:val="00A47E72"/>
    <w:rsid w:val="00A944C3"/>
    <w:rsid w:val="00AA7A6C"/>
    <w:rsid w:val="00AD5758"/>
    <w:rsid w:val="00AD6435"/>
    <w:rsid w:val="00AE78C9"/>
    <w:rsid w:val="00B21C59"/>
    <w:rsid w:val="00B522F1"/>
    <w:rsid w:val="00B56859"/>
    <w:rsid w:val="00B65075"/>
    <w:rsid w:val="00BB656E"/>
    <w:rsid w:val="00BB73DF"/>
    <w:rsid w:val="00BC12C2"/>
    <w:rsid w:val="00BC1363"/>
    <w:rsid w:val="00BE0400"/>
    <w:rsid w:val="00BF186F"/>
    <w:rsid w:val="00C07EE8"/>
    <w:rsid w:val="00C26BF8"/>
    <w:rsid w:val="00C3012F"/>
    <w:rsid w:val="00C5161B"/>
    <w:rsid w:val="00C52BBD"/>
    <w:rsid w:val="00C5391B"/>
    <w:rsid w:val="00C75C15"/>
    <w:rsid w:val="00C80171"/>
    <w:rsid w:val="00C86F09"/>
    <w:rsid w:val="00CA4035"/>
    <w:rsid w:val="00CB0A78"/>
    <w:rsid w:val="00CB219B"/>
    <w:rsid w:val="00CB33EA"/>
    <w:rsid w:val="00CC0E82"/>
    <w:rsid w:val="00CC179A"/>
    <w:rsid w:val="00CD7243"/>
    <w:rsid w:val="00CD72B8"/>
    <w:rsid w:val="00CE581B"/>
    <w:rsid w:val="00CE765E"/>
    <w:rsid w:val="00CF0525"/>
    <w:rsid w:val="00D30874"/>
    <w:rsid w:val="00D4273D"/>
    <w:rsid w:val="00D47378"/>
    <w:rsid w:val="00D503F5"/>
    <w:rsid w:val="00D55003"/>
    <w:rsid w:val="00D74E0B"/>
    <w:rsid w:val="00D96DD6"/>
    <w:rsid w:val="00DA7870"/>
    <w:rsid w:val="00DB660D"/>
    <w:rsid w:val="00DD0C44"/>
    <w:rsid w:val="00DF711E"/>
    <w:rsid w:val="00E40FF9"/>
    <w:rsid w:val="00E44006"/>
    <w:rsid w:val="00E81CD9"/>
    <w:rsid w:val="00EA18C6"/>
    <w:rsid w:val="00EA5AE3"/>
    <w:rsid w:val="00EA73B7"/>
    <w:rsid w:val="00EB1CC8"/>
    <w:rsid w:val="00EB1D1F"/>
    <w:rsid w:val="00EC363D"/>
    <w:rsid w:val="00EC46E6"/>
    <w:rsid w:val="00ED0B82"/>
    <w:rsid w:val="00ED7E4C"/>
    <w:rsid w:val="00EE153A"/>
    <w:rsid w:val="00EE6A91"/>
    <w:rsid w:val="00F00AF1"/>
    <w:rsid w:val="00F013C9"/>
    <w:rsid w:val="00F027A8"/>
    <w:rsid w:val="00F1005B"/>
    <w:rsid w:val="00F119F1"/>
    <w:rsid w:val="00F6724F"/>
    <w:rsid w:val="00F90ACE"/>
    <w:rsid w:val="00FC19D8"/>
    <w:rsid w:val="00FC1A3B"/>
    <w:rsid w:val="00FD0EB2"/>
    <w:rsid w:val="00FD28B0"/>
    <w:rsid w:val="00FE50C0"/>
    <w:rsid w:val="00FE7C75"/>
    <w:rsid w:val="00FF0E2B"/>
    <w:rsid w:val="00FF2F00"/>
    <w:rsid w:val="DA87F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5CC53"/>
  <w15:docId w15:val="{8DC2B009-FF5C-48E7-AE81-B2C8A6D1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="標楷體"/>
        <w:sz w:val="24"/>
        <w:szCs w:val="24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60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D6435"/>
    <w:rPr>
      <w:rFonts w:cs="Angsana New"/>
      <w:szCs w:val="30"/>
    </w:rPr>
  </w:style>
  <w:style w:type="paragraph" w:styleId="20">
    <w:name w:val="toc 2"/>
    <w:basedOn w:val="a"/>
    <w:next w:val="a"/>
    <w:autoRedefine/>
    <w:uiPriority w:val="39"/>
    <w:unhideWhenUsed/>
    <w:rsid w:val="00AD6435"/>
    <w:pPr>
      <w:ind w:leftChars="200" w:left="480"/>
    </w:pPr>
    <w:rPr>
      <w:rFonts w:cs="Angsana New"/>
      <w:szCs w:val="30"/>
    </w:rPr>
  </w:style>
  <w:style w:type="paragraph" w:styleId="30">
    <w:name w:val="toc 3"/>
    <w:basedOn w:val="a"/>
    <w:next w:val="a"/>
    <w:autoRedefine/>
    <w:uiPriority w:val="39"/>
    <w:unhideWhenUsed/>
    <w:rsid w:val="00AD6435"/>
    <w:pPr>
      <w:ind w:leftChars="400" w:left="960"/>
    </w:pPr>
    <w:rPr>
      <w:rFonts w:cs="Angsana New"/>
      <w:szCs w:val="30"/>
    </w:rPr>
  </w:style>
  <w:style w:type="paragraph" w:styleId="a9">
    <w:name w:val="header"/>
    <w:basedOn w:val="a"/>
    <w:link w:val="aa"/>
    <w:uiPriority w:val="99"/>
    <w:unhideWhenUsed/>
    <w:rsid w:val="00AD64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a">
    <w:name w:val="頁首 字元"/>
    <w:basedOn w:val="a0"/>
    <w:link w:val="a9"/>
    <w:uiPriority w:val="99"/>
    <w:rsid w:val="00AD6435"/>
    <w:rPr>
      <w:rFonts w:cs="Angsana New"/>
      <w:sz w:val="20"/>
      <w:szCs w:val="25"/>
    </w:rPr>
  </w:style>
  <w:style w:type="paragraph" w:styleId="ab">
    <w:name w:val="footer"/>
    <w:basedOn w:val="a"/>
    <w:link w:val="ac"/>
    <w:uiPriority w:val="99"/>
    <w:unhideWhenUsed/>
    <w:rsid w:val="00AD6435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c">
    <w:name w:val="頁尾 字元"/>
    <w:basedOn w:val="a0"/>
    <w:link w:val="ab"/>
    <w:uiPriority w:val="99"/>
    <w:rsid w:val="00AD6435"/>
    <w:rPr>
      <w:rFonts w:cs="Angsana New"/>
      <w:sz w:val="20"/>
      <w:szCs w:val="25"/>
    </w:rPr>
  </w:style>
  <w:style w:type="paragraph" w:styleId="ad">
    <w:name w:val="Body Text"/>
    <w:basedOn w:val="a"/>
    <w:link w:val="ae"/>
    <w:semiHidden/>
    <w:rsid w:val="00AD6435"/>
    <w:pPr>
      <w:jc w:val="both"/>
    </w:pPr>
    <w:rPr>
      <w:rFonts w:ascii="Arial" w:hAnsi="Arial" w:cs="Times New Roman"/>
      <w:color w:val="FF0000"/>
      <w:kern w:val="2"/>
      <w:szCs w:val="20"/>
      <w:lang w:eastAsia="zh-CN" w:bidi="ar-SA"/>
    </w:rPr>
  </w:style>
  <w:style w:type="character" w:customStyle="1" w:styleId="ae">
    <w:name w:val="本文 字元"/>
    <w:basedOn w:val="a0"/>
    <w:link w:val="ad"/>
    <w:semiHidden/>
    <w:rsid w:val="00AD6435"/>
    <w:rPr>
      <w:rFonts w:ascii="Arial" w:hAnsi="Arial" w:cs="Times New Roman"/>
      <w:color w:val="FF0000"/>
      <w:kern w:val="2"/>
      <w:szCs w:val="20"/>
      <w:lang w:eastAsia="zh-CN" w:bidi="ar-SA"/>
    </w:rPr>
  </w:style>
  <w:style w:type="character" w:styleId="af">
    <w:name w:val="Unresolved Mention"/>
    <w:basedOn w:val="a0"/>
    <w:uiPriority w:val="99"/>
    <w:semiHidden/>
    <w:unhideWhenUsed/>
    <w:rsid w:val="00CA4035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CA4035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af1">
    <w:name w:val="caption"/>
    <w:basedOn w:val="a"/>
    <w:next w:val="a"/>
    <w:uiPriority w:val="35"/>
    <w:unhideWhenUsed/>
    <w:qFormat/>
    <w:rsid w:val="003C258F"/>
    <w:rPr>
      <w:rFonts w:cs="Angsana New"/>
      <w:sz w:val="20"/>
      <w:szCs w:val="25"/>
    </w:rPr>
  </w:style>
  <w:style w:type="paragraph" w:styleId="af2">
    <w:name w:val="table of figures"/>
    <w:basedOn w:val="a"/>
    <w:next w:val="a"/>
    <w:uiPriority w:val="99"/>
    <w:unhideWhenUsed/>
    <w:rsid w:val="003C258F"/>
    <w:pPr>
      <w:ind w:leftChars="400" w:left="400" w:hangingChars="200" w:hanging="200"/>
    </w:pPr>
    <w:rPr>
      <w:rFonts w:cs="Angsana New"/>
      <w:szCs w:val="30"/>
    </w:rPr>
  </w:style>
  <w:style w:type="paragraph" w:styleId="af3">
    <w:name w:val="Revision"/>
    <w:hidden/>
    <w:uiPriority w:val="99"/>
    <w:semiHidden/>
    <w:rsid w:val="00933265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9479F-4FD6-4A32-B24D-C6BF88334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4549</Words>
  <Characters>6553</Characters>
  <Application>Microsoft Office Word</Application>
  <DocSecurity>0</DocSecurity>
  <Lines>443</Lines>
  <Paragraphs>289</Paragraphs>
  <ScaleCrop>false</ScaleCrop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SONNY.LEE 李松年</cp:lastModifiedBy>
  <cp:revision>3</cp:revision>
  <dcterms:created xsi:type="dcterms:W3CDTF">2026-08-11T01:25:00Z</dcterms:created>
  <dcterms:modified xsi:type="dcterms:W3CDTF">2026-08-11T01:26:00Z</dcterms:modified>
</cp:coreProperties>
</file>